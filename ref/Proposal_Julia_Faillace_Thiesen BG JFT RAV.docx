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7C9A6" w14:textId="77777777" w:rsidR="000A3CBE" w:rsidRDefault="000A3CBE" w:rsidP="00B06EC4">
      <w:pPr>
        <w:spacing w:after="200"/>
        <w:rPr>
          <w:b/>
          <w:i/>
          <w:sz w:val="48"/>
          <w:szCs w:val="48"/>
        </w:rPr>
      </w:pPr>
    </w:p>
    <w:p w14:paraId="234DB141" w14:textId="759FFCE6" w:rsidR="004E4850" w:rsidRPr="00784CD3" w:rsidRDefault="002F6A2D" w:rsidP="00B06EC4">
      <w:pPr>
        <w:spacing w:after="200"/>
        <w:rPr>
          <w:b/>
          <w:sz w:val="44"/>
          <w:szCs w:val="48"/>
        </w:rPr>
      </w:pPr>
      <w:r w:rsidRPr="00784CD3">
        <w:rPr>
          <w:b/>
          <w:sz w:val="44"/>
          <w:szCs w:val="48"/>
        </w:rPr>
        <w:t>Orchid phylogen</w:t>
      </w:r>
      <w:r w:rsidR="00784CD3" w:rsidRPr="00784CD3">
        <w:rPr>
          <w:b/>
          <w:sz w:val="44"/>
          <w:szCs w:val="48"/>
        </w:rPr>
        <w:t>e</w:t>
      </w:r>
      <w:r w:rsidRPr="00784CD3">
        <w:rPr>
          <w:b/>
          <w:sz w:val="44"/>
          <w:szCs w:val="48"/>
        </w:rPr>
        <w:t>tics</w:t>
      </w:r>
      <w:r w:rsidR="004E4850" w:rsidRPr="00784CD3">
        <w:rPr>
          <w:b/>
          <w:sz w:val="44"/>
          <w:szCs w:val="48"/>
        </w:rPr>
        <w:t xml:space="preserve"> &amp; herbarium genomics</w:t>
      </w:r>
    </w:p>
    <w:p w14:paraId="407D9372" w14:textId="2E7F8B73" w:rsidR="004E4850" w:rsidRPr="00712214" w:rsidRDefault="00DE222E" w:rsidP="00B06EC4">
      <w:pPr>
        <w:spacing w:after="200"/>
        <w:rPr>
          <w:b/>
          <w:sz w:val="32"/>
          <w:szCs w:val="48"/>
        </w:rPr>
      </w:pPr>
      <w:r>
        <w:rPr>
          <w:b/>
          <w:sz w:val="32"/>
          <w:szCs w:val="48"/>
        </w:rPr>
        <w:t>New</w:t>
      </w:r>
      <w:r w:rsidRPr="00712214">
        <w:rPr>
          <w:b/>
          <w:sz w:val="32"/>
          <w:szCs w:val="48"/>
        </w:rPr>
        <w:t xml:space="preserve"> </w:t>
      </w:r>
      <w:r w:rsidR="003828B9">
        <w:rPr>
          <w:b/>
          <w:sz w:val="32"/>
          <w:szCs w:val="48"/>
        </w:rPr>
        <w:t>plastid</w:t>
      </w:r>
      <w:r>
        <w:rPr>
          <w:b/>
          <w:sz w:val="32"/>
          <w:szCs w:val="48"/>
        </w:rPr>
        <w:t xml:space="preserve"> </w:t>
      </w:r>
      <w:r w:rsidR="004E4850" w:rsidRPr="00712214">
        <w:rPr>
          <w:b/>
          <w:sz w:val="32"/>
          <w:szCs w:val="48"/>
        </w:rPr>
        <w:t xml:space="preserve">markers </w:t>
      </w:r>
      <w:r w:rsidR="00712214" w:rsidRPr="00712214">
        <w:rPr>
          <w:b/>
          <w:sz w:val="32"/>
          <w:szCs w:val="48"/>
        </w:rPr>
        <w:t>for</w:t>
      </w:r>
      <w:r w:rsidR="004E4850" w:rsidRPr="00712214">
        <w:rPr>
          <w:b/>
          <w:sz w:val="32"/>
          <w:szCs w:val="48"/>
        </w:rPr>
        <w:t xml:space="preserve"> phylogenetic reconstruction</w:t>
      </w:r>
      <w:r w:rsidR="00712214" w:rsidRPr="00712214">
        <w:rPr>
          <w:b/>
          <w:sz w:val="32"/>
          <w:szCs w:val="48"/>
        </w:rPr>
        <w:t xml:space="preserve"> </w:t>
      </w:r>
    </w:p>
    <w:p w14:paraId="10A516F1" w14:textId="77777777" w:rsidR="00B06EC4" w:rsidRPr="006D1336" w:rsidRDefault="00B06EC4" w:rsidP="00B06EC4">
      <w:pPr>
        <w:spacing w:after="200"/>
        <w:rPr>
          <w:b/>
          <w:szCs w:val="20"/>
        </w:rPr>
      </w:pPr>
    </w:p>
    <w:p w14:paraId="286DC3DD" w14:textId="6A1A2552" w:rsidR="00B06EC4" w:rsidRPr="00784CD3" w:rsidRDefault="008E0C05" w:rsidP="00B06EC4">
      <w:pPr>
        <w:spacing w:after="200"/>
        <w:rPr>
          <w:b/>
          <w:sz w:val="44"/>
          <w:szCs w:val="48"/>
        </w:rPr>
      </w:pPr>
      <w:r>
        <w:rPr>
          <w:b/>
          <w:noProof/>
          <w:sz w:val="32"/>
          <w:szCs w:val="48"/>
          <w:lang w:eastAsia="nl-NL"/>
        </w:rPr>
        <w:drawing>
          <wp:anchor distT="0" distB="0" distL="114300" distR="114300" simplePos="0" relativeHeight="251660288" behindDoc="1" locked="0" layoutInCell="1" allowOverlap="1" wp14:anchorId="3D011AF9" wp14:editId="3D8AE76A">
            <wp:simplePos x="0" y="0"/>
            <wp:positionH relativeFrom="column">
              <wp:posOffset>2987483</wp:posOffset>
            </wp:positionH>
            <wp:positionV relativeFrom="paragraph">
              <wp:posOffset>96284</wp:posOffset>
            </wp:positionV>
            <wp:extent cx="3136900" cy="505714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 barbatum 1842 (2).jp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3136900" cy="5057140"/>
                    </a:xfrm>
                    <a:prstGeom prst="rect">
                      <a:avLst/>
                    </a:prstGeom>
                    <a:effectLst>
                      <a:softEdge rad="317500"/>
                    </a:effectLst>
                  </pic:spPr>
                </pic:pic>
              </a:graphicData>
            </a:graphic>
            <wp14:sizeRelH relativeFrom="margin">
              <wp14:pctWidth>0</wp14:pctWidth>
            </wp14:sizeRelH>
            <wp14:sizeRelV relativeFrom="margin">
              <wp14:pctHeight>0</wp14:pctHeight>
            </wp14:sizeRelV>
          </wp:anchor>
        </w:drawing>
      </w:r>
      <w:r w:rsidR="00B06EC4" w:rsidRPr="00784CD3">
        <w:rPr>
          <w:b/>
          <w:sz w:val="44"/>
          <w:szCs w:val="48"/>
        </w:rPr>
        <w:t xml:space="preserve">Internship research proposal </w:t>
      </w:r>
    </w:p>
    <w:p w14:paraId="15FFC47D" w14:textId="45EB2C95" w:rsidR="00B06EC4" w:rsidRPr="006D1336" w:rsidRDefault="00B06EC4" w:rsidP="00B06EC4">
      <w:pPr>
        <w:spacing w:after="200"/>
        <w:rPr>
          <w:b/>
          <w:szCs w:val="20"/>
        </w:rPr>
      </w:pPr>
    </w:p>
    <w:p w14:paraId="1021A2AA" w14:textId="77777777" w:rsidR="00B06EC4" w:rsidRPr="006D1336" w:rsidRDefault="00B06EC4" w:rsidP="00B06EC4">
      <w:pPr>
        <w:spacing w:after="200"/>
        <w:rPr>
          <w:b/>
          <w:szCs w:val="20"/>
        </w:rPr>
      </w:pPr>
    </w:p>
    <w:p w14:paraId="756A1086" w14:textId="77777777" w:rsidR="00B06EC4" w:rsidRPr="006D1336" w:rsidRDefault="00B06EC4" w:rsidP="00B06EC4">
      <w:pPr>
        <w:spacing w:after="200"/>
        <w:rPr>
          <w:b/>
          <w:szCs w:val="20"/>
        </w:rPr>
      </w:pPr>
    </w:p>
    <w:p w14:paraId="5656D8A8" w14:textId="07DF80D7" w:rsidR="00B06EC4" w:rsidRDefault="008E0C05" w:rsidP="008E0C05">
      <w:pPr>
        <w:tabs>
          <w:tab w:val="left" w:pos="3399"/>
        </w:tabs>
        <w:spacing w:after="200"/>
        <w:rPr>
          <w:b/>
          <w:szCs w:val="20"/>
        </w:rPr>
      </w:pPr>
      <w:r>
        <w:rPr>
          <w:b/>
          <w:szCs w:val="20"/>
        </w:rPr>
        <w:tab/>
      </w:r>
    </w:p>
    <w:p w14:paraId="3BBE0DBA" w14:textId="77777777" w:rsidR="00C7622D" w:rsidRDefault="00C7622D" w:rsidP="00C7622D">
      <w:pPr>
        <w:pStyle w:val="Geenafstand"/>
      </w:pPr>
    </w:p>
    <w:p w14:paraId="0521624E" w14:textId="77777777" w:rsidR="00C7622D" w:rsidRDefault="00C7622D" w:rsidP="00C7622D">
      <w:pPr>
        <w:pStyle w:val="Geenafstand"/>
      </w:pPr>
    </w:p>
    <w:p w14:paraId="6CC4F39E" w14:textId="77777777" w:rsidR="00C7622D" w:rsidRDefault="00C7622D" w:rsidP="00C7622D">
      <w:pPr>
        <w:pStyle w:val="Geenafstand"/>
      </w:pPr>
    </w:p>
    <w:p w14:paraId="5AC2F7D2" w14:textId="77777777" w:rsidR="00C7622D" w:rsidRDefault="00C7622D" w:rsidP="00C7622D">
      <w:pPr>
        <w:pStyle w:val="Geenafstand"/>
      </w:pPr>
    </w:p>
    <w:p w14:paraId="04AA2436" w14:textId="77777777" w:rsidR="00C7622D" w:rsidRDefault="00C7622D" w:rsidP="00C7622D">
      <w:pPr>
        <w:pStyle w:val="Geenafstand"/>
      </w:pPr>
    </w:p>
    <w:p w14:paraId="0E3BD4D5" w14:textId="77777777" w:rsidR="00C7622D" w:rsidRDefault="00C7622D" w:rsidP="00C7622D">
      <w:pPr>
        <w:pStyle w:val="Geenafstand"/>
      </w:pPr>
    </w:p>
    <w:p w14:paraId="28609F1C" w14:textId="77777777" w:rsidR="00C7622D" w:rsidRDefault="00C7622D" w:rsidP="00C7622D">
      <w:pPr>
        <w:pStyle w:val="Geenafstand"/>
      </w:pPr>
    </w:p>
    <w:p w14:paraId="1DC4C3B3" w14:textId="77777777" w:rsidR="00C7622D" w:rsidRDefault="00C7622D" w:rsidP="00C7622D">
      <w:pPr>
        <w:pStyle w:val="Geenafstand"/>
      </w:pPr>
    </w:p>
    <w:p w14:paraId="20946B4B" w14:textId="77777777" w:rsidR="00C7622D" w:rsidRPr="00C7622D" w:rsidRDefault="00C7622D" w:rsidP="00C7622D">
      <w:pPr>
        <w:pStyle w:val="Geenafstand"/>
      </w:pPr>
    </w:p>
    <w:p w14:paraId="5CC28BAE" w14:textId="77777777" w:rsidR="00B06EC4" w:rsidRPr="006D1336" w:rsidRDefault="00B06EC4" w:rsidP="00B06EC4">
      <w:pPr>
        <w:spacing w:after="200"/>
        <w:rPr>
          <w:b/>
          <w:szCs w:val="20"/>
        </w:rPr>
      </w:pPr>
    </w:p>
    <w:p w14:paraId="2E758C92" w14:textId="77777777" w:rsidR="00B06EC4" w:rsidRPr="006D1336" w:rsidRDefault="00B06EC4" w:rsidP="00B06EC4">
      <w:pPr>
        <w:spacing w:after="200"/>
        <w:rPr>
          <w:b/>
          <w:szCs w:val="20"/>
        </w:rPr>
      </w:pPr>
    </w:p>
    <w:p w14:paraId="6E9E8844" w14:textId="77777777" w:rsidR="00B06EC4" w:rsidRPr="006D1336" w:rsidRDefault="00B06EC4" w:rsidP="00B06EC4">
      <w:pPr>
        <w:spacing w:after="200"/>
        <w:rPr>
          <w:b/>
          <w:szCs w:val="20"/>
        </w:rPr>
      </w:pPr>
    </w:p>
    <w:p w14:paraId="52DE80A1" w14:textId="77777777" w:rsidR="00B06EC4" w:rsidRPr="006D1336" w:rsidRDefault="00B06EC4" w:rsidP="00B06EC4">
      <w:pPr>
        <w:spacing w:after="200"/>
        <w:rPr>
          <w:b/>
          <w:szCs w:val="20"/>
        </w:rPr>
      </w:pPr>
    </w:p>
    <w:p w14:paraId="3CF977EE" w14:textId="77777777" w:rsidR="00B06EC4" w:rsidRPr="006D1336" w:rsidRDefault="00B06EC4" w:rsidP="001E5A04">
      <w:pPr>
        <w:spacing w:line="360" w:lineRule="auto"/>
        <w:rPr>
          <w:b/>
          <w:szCs w:val="20"/>
          <w:lang w:val="en-GB"/>
        </w:rPr>
      </w:pPr>
      <w:r w:rsidRPr="006D1336">
        <w:rPr>
          <w:b/>
          <w:szCs w:val="20"/>
          <w:lang w:val="en-GB"/>
        </w:rPr>
        <w:t>Julia Faillace Thiesen</w:t>
      </w:r>
    </w:p>
    <w:p w14:paraId="04E46054" w14:textId="7C98679A" w:rsidR="00B06EC4" w:rsidRDefault="001E5A04" w:rsidP="001E5A04">
      <w:pPr>
        <w:pStyle w:val="Geenafstand"/>
        <w:spacing w:line="360" w:lineRule="auto"/>
        <w:rPr>
          <w:szCs w:val="20"/>
          <w:lang w:val="en-GB"/>
        </w:rPr>
      </w:pPr>
      <w:r>
        <w:rPr>
          <w:szCs w:val="20"/>
          <w:lang w:val="en-GB"/>
        </w:rPr>
        <w:t>Student number 910131236040</w:t>
      </w:r>
    </w:p>
    <w:p w14:paraId="7DCB7CAC" w14:textId="77777777" w:rsidR="001E5A04" w:rsidRPr="006D1336" w:rsidRDefault="001E5A04" w:rsidP="001E5A04">
      <w:pPr>
        <w:pStyle w:val="Geenafstand"/>
        <w:spacing w:line="360" w:lineRule="auto"/>
        <w:rPr>
          <w:szCs w:val="20"/>
          <w:lang w:val="en-GB"/>
        </w:rPr>
      </w:pPr>
    </w:p>
    <w:p w14:paraId="485038C1" w14:textId="77777777" w:rsidR="00B06EC4" w:rsidRPr="006D1336" w:rsidRDefault="00B06EC4" w:rsidP="001E5A04">
      <w:pPr>
        <w:spacing w:line="360" w:lineRule="auto"/>
        <w:rPr>
          <w:b/>
          <w:szCs w:val="20"/>
          <w:lang w:val="en-GB"/>
        </w:rPr>
      </w:pPr>
      <w:r w:rsidRPr="006D1336">
        <w:rPr>
          <w:b/>
          <w:szCs w:val="20"/>
          <w:lang w:val="en-GB"/>
        </w:rPr>
        <w:t>BSc Biology at Universidade Federal de Santa Catarina</w:t>
      </w:r>
    </w:p>
    <w:p w14:paraId="489E0D78" w14:textId="77777777" w:rsidR="00B06EC4" w:rsidRPr="004E4850" w:rsidRDefault="00B06EC4" w:rsidP="001E5A04">
      <w:pPr>
        <w:spacing w:line="360" w:lineRule="auto"/>
        <w:rPr>
          <w:b/>
          <w:szCs w:val="20"/>
        </w:rPr>
      </w:pPr>
      <w:r w:rsidRPr="004E4850">
        <w:rPr>
          <w:b/>
          <w:szCs w:val="20"/>
          <w:lang w:val="en-GB"/>
        </w:rPr>
        <w:t xml:space="preserve">Exchange program at </w:t>
      </w:r>
      <w:r w:rsidRPr="004E4850">
        <w:rPr>
          <w:b/>
          <w:szCs w:val="20"/>
        </w:rPr>
        <w:t>Wageningen University</w:t>
      </w:r>
    </w:p>
    <w:p w14:paraId="6EA03581" w14:textId="69A86786" w:rsidR="00B06EC4" w:rsidRPr="004E4850" w:rsidRDefault="001E5A04" w:rsidP="001E5A04">
      <w:pPr>
        <w:pStyle w:val="Geenafstand"/>
        <w:spacing w:line="360" w:lineRule="auto"/>
        <w:rPr>
          <w:szCs w:val="20"/>
        </w:rPr>
      </w:pPr>
      <w:r w:rsidRPr="004E4850">
        <w:rPr>
          <w:szCs w:val="20"/>
        </w:rPr>
        <w:t xml:space="preserve">Internship Thesis proposal </w:t>
      </w:r>
    </w:p>
    <w:p w14:paraId="6DC1B9AA" w14:textId="3B239257" w:rsidR="00B06EC4" w:rsidRPr="004E4850" w:rsidRDefault="001E5A04" w:rsidP="001E5A04">
      <w:pPr>
        <w:pStyle w:val="Geenafstand"/>
        <w:spacing w:line="360" w:lineRule="auto"/>
        <w:rPr>
          <w:szCs w:val="20"/>
        </w:rPr>
      </w:pPr>
      <w:r w:rsidRPr="004E4850">
        <w:rPr>
          <w:szCs w:val="20"/>
        </w:rPr>
        <w:t>27-3-2014</w:t>
      </w:r>
    </w:p>
    <w:p w14:paraId="3BFCAA3D" w14:textId="406F0703" w:rsidR="00B06EC4" w:rsidRPr="006D1336" w:rsidRDefault="00B06EC4" w:rsidP="001E5A04">
      <w:pPr>
        <w:spacing w:line="360" w:lineRule="auto"/>
        <w:rPr>
          <w:b/>
          <w:szCs w:val="20"/>
        </w:rPr>
      </w:pPr>
      <w:r w:rsidRPr="004E4850">
        <w:rPr>
          <w:b/>
          <w:szCs w:val="20"/>
        </w:rPr>
        <w:t xml:space="preserve">5-months </w:t>
      </w:r>
      <w:r w:rsidRPr="006D1336">
        <w:rPr>
          <w:b/>
          <w:szCs w:val="20"/>
        </w:rPr>
        <w:t>Internship project at Wageningen University</w:t>
      </w:r>
      <w:r w:rsidR="00420B4C">
        <w:rPr>
          <w:b/>
          <w:szCs w:val="20"/>
        </w:rPr>
        <w:t xml:space="preserve"> (no credits)</w:t>
      </w:r>
    </w:p>
    <w:p w14:paraId="671BCD2F" w14:textId="77777777" w:rsidR="00B06EC4" w:rsidRPr="006D1336" w:rsidRDefault="00B06EC4" w:rsidP="001E5A04">
      <w:pPr>
        <w:spacing w:line="360" w:lineRule="auto"/>
        <w:rPr>
          <w:b/>
          <w:szCs w:val="20"/>
        </w:rPr>
      </w:pPr>
      <w:r w:rsidRPr="006D1336">
        <w:rPr>
          <w:b/>
          <w:szCs w:val="20"/>
        </w:rPr>
        <w:t>March-July 2013</w:t>
      </w:r>
    </w:p>
    <w:p w14:paraId="309B7AE9" w14:textId="180B3B9A" w:rsidR="00B06EC4" w:rsidRPr="006D1336" w:rsidRDefault="00B06EC4" w:rsidP="001E5A04">
      <w:pPr>
        <w:spacing w:line="360" w:lineRule="auto"/>
        <w:rPr>
          <w:b/>
          <w:szCs w:val="20"/>
        </w:rPr>
      </w:pPr>
      <w:r w:rsidRPr="006D1336">
        <w:rPr>
          <w:b/>
          <w:szCs w:val="20"/>
        </w:rPr>
        <w:t xml:space="preserve">Supervision: Dr. Freek </w:t>
      </w:r>
      <w:r w:rsidR="007B2773">
        <w:rPr>
          <w:b/>
          <w:szCs w:val="20"/>
        </w:rPr>
        <w:t xml:space="preserve">T. </w:t>
      </w:r>
      <w:r w:rsidRPr="006D1336">
        <w:rPr>
          <w:b/>
          <w:szCs w:val="20"/>
        </w:rPr>
        <w:t>Bakker (Biosystematics Group, Wageningen University)</w:t>
      </w:r>
    </w:p>
    <w:p w14:paraId="57C719A1" w14:textId="5DB9EABC" w:rsidR="00B06EC4" w:rsidRPr="009824F5" w:rsidRDefault="00B06EC4" w:rsidP="001E5A04">
      <w:pPr>
        <w:spacing w:line="360" w:lineRule="auto"/>
        <w:rPr>
          <w:b/>
          <w:szCs w:val="20"/>
          <w:lang w:val="en-GB"/>
        </w:rPr>
      </w:pPr>
      <w:r w:rsidRPr="009824F5">
        <w:rPr>
          <w:b/>
          <w:szCs w:val="20"/>
          <w:lang w:val="en-GB"/>
        </w:rPr>
        <w:t>External supervisor: Dr. Barbara Gravendeel</w:t>
      </w:r>
      <w:r w:rsidR="00420B4C">
        <w:rPr>
          <w:b/>
          <w:szCs w:val="20"/>
          <w:lang w:val="en-GB"/>
        </w:rPr>
        <w:t xml:space="preserve"> and Dr. Rutger Vos</w:t>
      </w:r>
    </w:p>
    <w:p w14:paraId="0C2F1F4A" w14:textId="77777777" w:rsidR="00B06EC4" w:rsidRPr="009824F5" w:rsidRDefault="00B06EC4" w:rsidP="00B06EC4">
      <w:pPr>
        <w:rPr>
          <w:b/>
          <w:szCs w:val="20"/>
          <w:lang w:val="en-GB"/>
        </w:rPr>
      </w:pPr>
      <w:r w:rsidRPr="009824F5">
        <w:rPr>
          <w:b/>
          <w:szCs w:val="20"/>
          <w:lang w:val="en-GB"/>
        </w:rPr>
        <w:br w:type="page"/>
      </w:r>
    </w:p>
    <w:customXmlInsRangeStart w:id="0" w:author="Julia Faillace Thiesen" w:date="2014-04-09T09:01:00Z"/>
    <w:bookmarkStart w:id="1" w:name="_Toc348611045" w:displacedByCustomXml="next"/>
    <w:sdt>
      <w:sdtPr>
        <w:rPr>
          <w:rFonts w:ascii="Times New Roman" w:eastAsia="Calibri" w:hAnsi="Times New Roman"/>
          <w:b w:val="0"/>
          <w:bCs w:val="0"/>
          <w:color w:val="auto"/>
          <w:sz w:val="20"/>
          <w:szCs w:val="22"/>
        </w:rPr>
        <w:id w:val="-349333049"/>
        <w:docPartObj>
          <w:docPartGallery w:val="Table of Contents"/>
          <w:docPartUnique/>
        </w:docPartObj>
      </w:sdtPr>
      <w:sdtEndPr>
        <w:rPr>
          <w:noProof/>
        </w:rPr>
      </w:sdtEndPr>
      <w:sdtContent>
        <w:customXmlInsRangeEnd w:id="0"/>
        <w:p w14:paraId="123AA7A7" w14:textId="77777777" w:rsidR="000B2042" w:rsidRPr="000B2042" w:rsidRDefault="000B2042">
          <w:pPr>
            <w:pStyle w:val="Kopvaninhoudsopgave"/>
            <w:rPr>
              <w:ins w:id="2" w:author="Julia Faillace Thiesen" w:date="2014-04-09T09:01:00Z"/>
              <w:rFonts w:ascii="Times New Roman" w:hAnsi="Times New Roman"/>
              <w:color w:val="auto"/>
              <w:rPrChange w:id="3" w:author="Julia Faillace Thiesen" w:date="2014-04-09T09:06:00Z">
                <w:rPr>
                  <w:ins w:id="4" w:author="Julia Faillace Thiesen" w:date="2014-04-09T09:01:00Z"/>
                </w:rPr>
              </w:rPrChange>
            </w:rPr>
          </w:pPr>
          <w:ins w:id="5" w:author="Julia Faillace Thiesen" w:date="2014-04-09T09:01:00Z">
            <w:r w:rsidRPr="000B2042">
              <w:rPr>
                <w:rFonts w:ascii="Times New Roman" w:hAnsi="Times New Roman"/>
                <w:color w:val="auto"/>
                <w:rPrChange w:id="6" w:author="Julia Faillace Thiesen" w:date="2014-04-09T09:06:00Z">
                  <w:rPr/>
                </w:rPrChange>
              </w:rPr>
              <w:t>Contents</w:t>
            </w:r>
          </w:ins>
        </w:p>
        <w:p w14:paraId="39CB193A" w14:textId="23BC3DD1" w:rsidR="000B2042" w:rsidRDefault="000B2042">
          <w:pPr>
            <w:pStyle w:val="Inhopg1"/>
            <w:tabs>
              <w:tab w:val="left" w:pos="400"/>
              <w:tab w:val="right" w:leader="dot" w:pos="9016"/>
            </w:tabs>
            <w:rPr>
              <w:ins w:id="7" w:author="Julia Faillace Thiesen" w:date="2014-04-09T09:04:00Z"/>
              <w:rFonts w:asciiTheme="minorHAnsi" w:eastAsiaTheme="minorEastAsia" w:hAnsiTheme="minorHAnsi" w:cstheme="minorBidi"/>
              <w:noProof/>
              <w:sz w:val="22"/>
              <w:lang w:val="en-GB" w:eastAsia="en-GB"/>
            </w:rPr>
          </w:pPr>
          <w:ins w:id="8" w:author="Julia Faillace Thiesen" w:date="2014-04-09T09:01:00Z">
            <w:r>
              <w:fldChar w:fldCharType="begin"/>
            </w:r>
            <w:r>
              <w:instrText xml:space="preserve"> TOC \o "1-3" \h \z \u </w:instrText>
            </w:r>
            <w:r>
              <w:fldChar w:fldCharType="separate"/>
            </w:r>
          </w:ins>
          <w:ins w:id="9"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"_Toc384797623"</w:instrText>
            </w:r>
            <w:r w:rsidRPr="009158D9">
              <w:rPr>
                <w:rStyle w:val="Hyperlink"/>
                <w:noProof/>
              </w:rPr>
              <w:instrText xml:space="preserve"> </w:instrText>
            </w:r>
            <w:r w:rsidRPr="009158D9">
              <w:rPr>
                <w:rStyle w:val="Hyperlink"/>
                <w:noProof/>
              </w:rPr>
              <w:fldChar w:fldCharType="separate"/>
            </w:r>
            <w:r w:rsidRPr="009158D9">
              <w:rPr>
                <w:rStyle w:val="Hyperlink"/>
                <w:noProof/>
                <w:lang w:val="en-GB"/>
              </w:rPr>
              <w:t>1.</w:t>
            </w:r>
            <w:r>
              <w:rPr>
                <w:rFonts w:asciiTheme="minorHAnsi" w:eastAsiaTheme="minorEastAsia" w:hAnsiTheme="minorHAnsi" w:cstheme="minorBidi"/>
                <w:noProof/>
                <w:sz w:val="22"/>
                <w:lang w:val="en-GB" w:eastAsia="en-GB"/>
              </w:rPr>
              <w:t xml:space="preserve"> </w:t>
            </w:r>
            <w:r w:rsidRPr="009158D9">
              <w:rPr>
                <w:rStyle w:val="Hyperlink"/>
                <w:noProof/>
                <w:lang w:val="en-GB"/>
              </w:rPr>
              <w:t>Introduction</w:t>
            </w:r>
            <w:r>
              <w:rPr>
                <w:noProof/>
                <w:webHidden/>
              </w:rPr>
              <w:tab/>
            </w:r>
            <w:r>
              <w:rPr>
                <w:noProof/>
                <w:webHidden/>
              </w:rPr>
              <w:fldChar w:fldCharType="begin"/>
            </w:r>
            <w:r>
              <w:rPr>
                <w:noProof/>
                <w:webHidden/>
              </w:rPr>
              <w:instrText xml:space="preserve"> PAGEREF _Toc384797623 \h </w:instrText>
            </w:r>
          </w:ins>
          <w:r>
            <w:rPr>
              <w:noProof/>
              <w:webHidden/>
            </w:rPr>
          </w:r>
          <w:r>
            <w:rPr>
              <w:noProof/>
              <w:webHidden/>
            </w:rPr>
            <w:fldChar w:fldCharType="separate"/>
          </w:r>
          <w:ins w:id="10" w:author="Julia Faillace Thiesen" w:date="2014-04-10T14:44:00Z">
            <w:r w:rsidR="00354708">
              <w:rPr>
                <w:noProof/>
                <w:webHidden/>
              </w:rPr>
              <w:t>3</w:t>
            </w:r>
          </w:ins>
          <w:ins w:id="11" w:author="Julia Faillace Thiesen" w:date="2014-04-09T09:04:00Z">
            <w:r>
              <w:rPr>
                <w:noProof/>
                <w:webHidden/>
              </w:rPr>
              <w:fldChar w:fldCharType="end"/>
            </w:r>
            <w:r w:rsidRPr="009158D9">
              <w:rPr>
                <w:rStyle w:val="Hyperlink"/>
                <w:noProof/>
              </w:rPr>
              <w:fldChar w:fldCharType="end"/>
            </w:r>
          </w:ins>
        </w:p>
        <w:p w14:paraId="3F93A71A" w14:textId="63104202" w:rsidR="000B2042" w:rsidRDefault="000B2042">
          <w:pPr>
            <w:pStyle w:val="Inhopg2"/>
            <w:tabs>
              <w:tab w:val="left" w:pos="880"/>
              <w:tab w:val="right" w:leader="dot" w:pos="9016"/>
            </w:tabs>
            <w:ind w:left="0"/>
            <w:rPr>
              <w:ins w:id="12" w:author="Julia Faillace Thiesen" w:date="2014-04-09T09:04:00Z"/>
              <w:rFonts w:asciiTheme="minorHAnsi" w:eastAsiaTheme="minorEastAsia" w:hAnsiTheme="minorHAnsi" w:cstheme="minorBidi"/>
              <w:noProof/>
              <w:sz w:val="22"/>
              <w:lang w:val="en-GB" w:eastAsia="en-GB"/>
            </w:rPr>
            <w:pPrChange w:id="13" w:author="Julia Faillace Thiesen" w:date="2014-04-09T09:06:00Z">
              <w:pPr>
                <w:pStyle w:val="Inhopg2"/>
                <w:tabs>
                  <w:tab w:val="left" w:pos="880"/>
                  <w:tab w:val="right" w:leader="dot" w:pos="9016"/>
                </w:tabs>
              </w:pPr>
            </w:pPrChange>
          </w:pPr>
          <w:ins w:id="14"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"_Toc384797624"</w:instrText>
            </w:r>
            <w:r w:rsidRPr="009158D9">
              <w:rPr>
                <w:rStyle w:val="Hyperlink"/>
                <w:noProof/>
              </w:rPr>
              <w:instrText xml:space="preserve"> </w:instrText>
            </w:r>
            <w:r w:rsidRPr="009158D9">
              <w:rPr>
                <w:rStyle w:val="Hyperlink"/>
                <w:noProof/>
              </w:rPr>
              <w:fldChar w:fldCharType="separate"/>
            </w:r>
            <w:r w:rsidRPr="009158D9">
              <w:rPr>
                <w:rStyle w:val="Hyperlink"/>
                <w:noProof/>
              </w:rPr>
              <w:t>1.1.</w:t>
            </w:r>
            <w:r>
              <w:rPr>
                <w:rFonts w:asciiTheme="minorHAnsi" w:eastAsiaTheme="minorEastAsia" w:hAnsiTheme="minorHAnsi" w:cstheme="minorBidi"/>
                <w:noProof/>
                <w:sz w:val="22"/>
                <w:lang w:val="en-GB" w:eastAsia="en-GB"/>
              </w:rPr>
              <w:t xml:space="preserve"> </w:t>
            </w:r>
            <w:r w:rsidRPr="009158D9">
              <w:rPr>
                <w:rStyle w:val="Hyperlink"/>
                <w:noProof/>
              </w:rPr>
              <w:t>State of the Art</w:t>
            </w:r>
            <w:r>
              <w:rPr>
                <w:noProof/>
                <w:webHidden/>
              </w:rPr>
              <w:tab/>
            </w:r>
            <w:r>
              <w:rPr>
                <w:noProof/>
                <w:webHidden/>
              </w:rPr>
              <w:fldChar w:fldCharType="begin"/>
            </w:r>
            <w:r>
              <w:rPr>
                <w:noProof/>
                <w:webHidden/>
              </w:rPr>
              <w:instrText xml:space="preserve"> PAGEREF _Toc384797624 \h </w:instrText>
            </w:r>
          </w:ins>
          <w:r>
            <w:rPr>
              <w:noProof/>
              <w:webHidden/>
            </w:rPr>
          </w:r>
          <w:r>
            <w:rPr>
              <w:noProof/>
              <w:webHidden/>
            </w:rPr>
            <w:fldChar w:fldCharType="separate"/>
          </w:r>
          <w:ins w:id="15" w:author="Julia Faillace Thiesen" w:date="2014-04-10T14:44:00Z">
            <w:r w:rsidR="00354708">
              <w:rPr>
                <w:noProof/>
                <w:webHidden/>
              </w:rPr>
              <w:t>4</w:t>
            </w:r>
          </w:ins>
          <w:ins w:id="16" w:author="Julia Faillace Thiesen" w:date="2014-04-09T09:04:00Z">
            <w:r>
              <w:rPr>
                <w:noProof/>
                <w:webHidden/>
              </w:rPr>
              <w:fldChar w:fldCharType="end"/>
            </w:r>
            <w:r w:rsidRPr="009158D9">
              <w:rPr>
                <w:rStyle w:val="Hyperlink"/>
                <w:noProof/>
              </w:rPr>
              <w:fldChar w:fldCharType="end"/>
            </w:r>
          </w:ins>
        </w:p>
        <w:p w14:paraId="1E7E72E7" w14:textId="458D8688" w:rsidR="000B2042" w:rsidRDefault="000B2042">
          <w:pPr>
            <w:pStyle w:val="Inhopg2"/>
            <w:tabs>
              <w:tab w:val="left" w:pos="880"/>
              <w:tab w:val="right" w:leader="dot" w:pos="9016"/>
            </w:tabs>
            <w:ind w:left="0"/>
            <w:rPr>
              <w:ins w:id="17" w:author="Julia Faillace Thiesen" w:date="2014-04-09T09:04:00Z"/>
              <w:rFonts w:asciiTheme="minorHAnsi" w:eastAsiaTheme="minorEastAsia" w:hAnsiTheme="minorHAnsi" w:cstheme="minorBidi"/>
              <w:noProof/>
              <w:sz w:val="22"/>
              <w:lang w:val="en-GB" w:eastAsia="en-GB"/>
            </w:rPr>
            <w:pPrChange w:id="18" w:author="Julia Faillace Thiesen" w:date="2014-04-09T09:06:00Z">
              <w:pPr>
                <w:pStyle w:val="Inhopg2"/>
                <w:tabs>
                  <w:tab w:val="left" w:pos="880"/>
                  <w:tab w:val="right" w:leader="dot" w:pos="9016"/>
                </w:tabs>
              </w:pPr>
            </w:pPrChange>
          </w:pPr>
          <w:ins w:id="19"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"_Toc384797625"</w:instrText>
            </w:r>
            <w:r w:rsidRPr="009158D9">
              <w:rPr>
                <w:rStyle w:val="Hyperlink"/>
                <w:noProof/>
              </w:rPr>
              <w:instrText xml:space="preserve"> </w:instrText>
            </w:r>
            <w:r w:rsidRPr="009158D9">
              <w:rPr>
                <w:rStyle w:val="Hyperlink"/>
                <w:noProof/>
              </w:rPr>
              <w:fldChar w:fldCharType="separate"/>
            </w:r>
            <w:r w:rsidRPr="009158D9">
              <w:rPr>
                <w:rStyle w:val="Hyperlink"/>
                <w:noProof/>
              </w:rPr>
              <w:t>1.2.</w:t>
            </w:r>
            <w:r>
              <w:rPr>
                <w:rFonts w:asciiTheme="minorHAnsi" w:eastAsiaTheme="minorEastAsia" w:hAnsiTheme="minorHAnsi" w:cstheme="minorBidi"/>
                <w:noProof/>
                <w:sz w:val="22"/>
                <w:lang w:val="en-GB" w:eastAsia="en-GB"/>
              </w:rPr>
              <w:t xml:space="preserve"> </w:t>
            </w:r>
            <w:r w:rsidRPr="009158D9">
              <w:rPr>
                <w:rStyle w:val="Hyperlink"/>
                <w:noProof/>
              </w:rPr>
              <w:t>Plastome Variation &amp; Orchid Phylogenetics</w:t>
            </w:r>
            <w:r>
              <w:rPr>
                <w:noProof/>
                <w:webHidden/>
              </w:rPr>
              <w:tab/>
            </w:r>
            <w:r>
              <w:rPr>
                <w:noProof/>
                <w:webHidden/>
              </w:rPr>
              <w:fldChar w:fldCharType="begin"/>
            </w:r>
            <w:r>
              <w:rPr>
                <w:noProof/>
                <w:webHidden/>
              </w:rPr>
              <w:instrText xml:space="preserve"> PAGEREF _Toc384797625 \h </w:instrText>
            </w:r>
          </w:ins>
          <w:r>
            <w:rPr>
              <w:noProof/>
              <w:webHidden/>
            </w:rPr>
          </w:r>
          <w:r>
            <w:rPr>
              <w:noProof/>
              <w:webHidden/>
            </w:rPr>
            <w:fldChar w:fldCharType="separate"/>
          </w:r>
          <w:ins w:id="20" w:author="Julia Faillace Thiesen" w:date="2014-04-10T14:44:00Z">
            <w:r w:rsidR="00354708">
              <w:rPr>
                <w:noProof/>
                <w:webHidden/>
              </w:rPr>
              <w:t>6</w:t>
            </w:r>
          </w:ins>
          <w:ins w:id="21" w:author="Julia Faillace Thiesen" w:date="2014-04-09T09:04:00Z">
            <w:r>
              <w:rPr>
                <w:noProof/>
                <w:webHidden/>
              </w:rPr>
              <w:fldChar w:fldCharType="end"/>
            </w:r>
            <w:r w:rsidRPr="009158D9">
              <w:rPr>
                <w:rStyle w:val="Hyperlink"/>
                <w:noProof/>
              </w:rPr>
              <w:fldChar w:fldCharType="end"/>
            </w:r>
          </w:ins>
        </w:p>
        <w:p w14:paraId="740AD551" w14:textId="44E3141C" w:rsidR="000B2042" w:rsidRDefault="000B2042">
          <w:pPr>
            <w:pStyle w:val="Inhopg1"/>
            <w:tabs>
              <w:tab w:val="left" w:pos="400"/>
              <w:tab w:val="right" w:leader="dot" w:pos="9016"/>
            </w:tabs>
            <w:rPr>
              <w:ins w:id="22" w:author="Julia Faillace Thiesen" w:date="2014-04-09T09:04:00Z"/>
              <w:rFonts w:asciiTheme="minorHAnsi" w:eastAsiaTheme="minorEastAsia" w:hAnsiTheme="minorHAnsi" w:cstheme="minorBidi"/>
              <w:noProof/>
              <w:sz w:val="22"/>
              <w:lang w:val="en-GB" w:eastAsia="en-GB"/>
            </w:rPr>
          </w:pPr>
          <w:ins w:id="23"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"_Toc384797626"</w:instrText>
            </w:r>
            <w:r w:rsidRPr="009158D9">
              <w:rPr>
                <w:rStyle w:val="Hyperlink"/>
                <w:noProof/>
              </w:rPr>
              <w:instrText xml:space="preserve"> </w:instrText>
            </w:r>
            <w:r w:rsidRPr="009158D9">
              <w:rPr>
                <w:rStyle w:val="Hyperlink"/>
                <w:noProof/>
              </w:rPr>
              <w:fldChar w:fldCharType="separate"/>
            </w:r>
            <w:r w:rsidRPr="009158D9">
              <w:rPr>
                <w:rStyle w:val="Hyperlink"/>
                <w:noProof/>
              </w:rPr>
              <w:t>2.</w:t>
            </w:r>
            <w:r>
              <w:rPr>
                <w:rFonts w:asciiTheme="minorHAnsi" w:eastAsiaTheme="minorEastAsia" w:hAnsiTheme="minorHAnsi" w:cstheme="minorBidi"/>
                <w:noProof/>
                <w:sz w:val="22"/>
                <w:lang w:val="en-GB" w:eastAsia="en-GB"/>
              </w:rPr>
              <w:t xml:space="preserve"> </w:t>
            </w:r>
            <w:r w:rsidRPr="009158D9">
              <w:rPr>
                <w:rStyle w:val="Hyperlink"/>
                <w:noProof/>
              </w:rPr>
              <w:t>Research Questions</w:t>
            </w:r>
            <w:r>
              <w:rPr>
                <w:noProof/>
                <w:webHidden/>
              </w:rPr>
              <w:tab/>
            </w:r>
            <w:r>
              <w:rPr>
                <w:noProof/>
                <w:webHidden/>
              </w:rPr>
              <w:fldChar w:fldCharType="begin"/>
            </w:r>
            <w:r>
              <w:rPr>
                <w:noProof/>
                <w:webHidden/>
              </w:rPr>
              <w:instrText xml:space="preserve"> PAGEREF _Toc384797626 \h </w:instrText>
            </w:r>
          </w:ins>
          <w:r>
            <w:rPr>
              <w:noProof/>
              <w:webHidden/>
            </w:rPr>
          </w:r>
          <w:r>
            <w:rPr>
              <w:noProof/>
              <w:webHidden/>
            </w:rPr>
            <w:fldChar w:fldCharType="separate"/>
          </w:r>
          <w:ins w:id="24" w:author="Julia Faillace Thiesen" w:date="2014-04-10T14:44:00Z">
            <w:r w:rsidR="00354708">
              <w:rPr>
                <w:noProof/>
                <w:webHidden/>
              </w:rPr>
              <w:t>9</w:t>
            </w:r>
          </w:ins>
          <w:ins w:id="25" w:author="Julia Faillace Thiesen" w:date="2014-04-09T09:04:00Z">
            <w:r>
              <w:rPr>
                <w:noProof/>
                <w:webHidden/>
              </w:rPr>
              <w:fldChar w:fldCharType="end"/>
            </w:r>
            <w:r w:rsidRPr="009158D9">
              <w:rPr>
                <w:rStyle w:val="Hyperlink"/>
                <w:noProof/>
              </w:rPr>
              <w:fldChar w:fldCharType="end"/>
            </w:r>
          </w:ins>
        </w:p>
        <w:p w14:paraId="5EA6769D" w14:textId="51F6AF55" w:rsidR="000B2042" w:rsidRDefault="000B2042">
          <w:pPr>
            <w:pStyle w:val="Inhopg1"/>
            <w:tabs>
              <w:tab w:val="left" w:pos="400"/>
              <w:tab w:val="right" w:leader="dot" w:pos="9016"/>
            </w:tabs>
            <w:rPr>
              <w:ins w:id="26" w:author="Julia Faillace Thiesen" w:date="2014-04-09T09:04:00Z"/>
              <w:rFonts w:asciiTheme="minorHAnsi" w:eastAsiaTheme="minorEastAsia" w:hAnsiTheme="minorHAnsi" w:cstheme="minorBidi"/>
              <w:noProof/>
              <w:sz w:val="22"/>
              <w:lang w:val="en-GB" w:eastAsia="en-GB"/>
            </w:rPr>
          </w:pPr>
          <w:ins w:id="27"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"_Toc384797627"</w:instrText>
            </w:r>
            <w:r w:rsidRPr="009158D9">
              <w:rPr>
                <w:rStyle w:val="Hyperlink"/>
                <w:noProof/>
              </w:rPr>
              <w:instrText xml:space="preserve"> </w:instrText>
            </w:r>
            <w:r w:rsidRPr="009158D9">
              <w:rPr>
                <w:rStyle w:val="Hyperlink"/>
                <w:noProof/>
              </w:rPr>
              <w:fldChar w:fldCharType="separate"/>
            </w:r>
            <w:r w:rsidRPr="009158D9">
              <w:rPr>
                <w:rStyle w:val="Hyperlink"/>
                <w:noProof/>
              </w:rPr>
              <w:t>3.</w:t>
            </w:r>
            <w:r>
              <w:rPr>
                <w:rFonts w:asciiTheme="minorHAnsi" w:eastAsiaTheme="minorEastAsia" w:hAnsiTheme="minorHAnsi" w:cstheme="minorBidi"/>
                <w:noProof/>
                <w:sz w:val="22"/>
                <w:lang w:val="en-GB" w:eastAsia="en-GB"/>
              </w:rPr>
              <w:t xml:space="preserve"> </w:t>
            </w:r>
            <w:r w:rsidRPr="009158D9">
              <w:rPr>
                <w:rStyle w:val="Hyperlink"/>
                <w:noProof/>
              </w:rPr>
              <w:t>Hypothesis</w:t>
            </w:r>
            <w:r>
              <w:rPr>
                <w:noProof/>
                <w:webHidden/>
              </w:rPr>
              <w:tab/>
            </w:r>
            <w:r>
              <w:rPr>
                <w:noProof/>
                <w:webHidden/>
              </w:rPr>
              <w:fldChar w:fldCharType="begin"/>
            </w:r>
            <w:r>
              <w:rPr>
                <w:noProof/>
                <w:webHidden/>
              </w:rPr>
              <w:instrText xml:space="preserve"> PAGEREF _Toc384797627 \h </w:instrText>
            </w:r>
          </w:ins>
          <w:r>
            <w:rPr>
              <w:noProof/>
              <w:webHidden/>
            </w:rPr>
          </w:r>
          <w:r>
            <w:rPr>
              <w:noProof/>
              <w:webHidden/>
            </w:rPr>
            <w:fldChar w:fldCharType="separate"/>
          </w:r>
          <w:ins w:id="28" w:author="Julia Faillace Thiesen" w:date="2014-04-10T14:44:00Z">
            <w:r w:rsidR="00354708">
              <w:rPr>
                <w:noProof/>
                <w:webHidden/>
              </w:rPr>
              <w:t>9</w:t>
            </w:r>
          </w:ins>
          <w:ins w:id="29" w:author="Julia Faillace Thiesen" w:date="2014-04-09T09:04:00Z">
            <w:r>
              <w:rPr>
                <w:noProof/>
                <w:webHidden/>
              </w:rPr>
              <w:fldChar w:fldCharType="end"/>
            </w:r>
            <w:r w:rsidRPr="009158D9">
              <w:rPr>
                <w:rStyle w:val="Hyperlink"/>
                <w:noProof/>
              </w:rPr>
              <w:fldChar w:fldCharType="end"/>
            </w:r>
          </w:ins>
        </w:p>
        <w:p w14:paraId="33215E58" w14:textId="2914E653" w:rsidR="000B2042" w:rsidRDefault="000B2042">
          <w:pPr>
            <w:pStyle w:val="Inhopg1"/>
            <w:tabs>
              <w:tab w:val="left" w:pos="400"/>
              <w:tab w:val="right" w:leader="dot" w:pos="9016"/>
            </w:tabs>
            <w:rPr>
              <w:ins w:id="30" w:author="Julia Faillace Thiesen" w:date="2014-04-09T09:04:00Z"/>
              <w:rFonts w:asciiTheme="minorHAnsi" w:eastAsiaTheme="minorEastAsia" w:hAnsiTheme="minorHAnsi" w:cstheme="minorBidi"/>
              <w:noProof/>
              <w:sz w:val="22"/>
              <w:lang w:val="en-GB" w:eastAsia="en-GB"/>
            </w:rPr>
          </w:pPr>
          <w:ins w:id="31"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"_Toc384797628"</w:instrText>
            </w:r>
            <w:r w:rsidRPr="009158D9">
              <w:rPr>
                <w:rStyle w:val="Hyperlink"/>
                <w:noProof/>
              </w:rPr>
              <w:instrText xml:space="preserve"> </w:instrText>
            </w:r>
            <w:r w:rsidRPr="009158D9">
              <w:rPr>
                <w:rStyle w:val="Hyperlink"/>
                <w:noProof/>
              </w:rPr>
              <w:fldChar w:fldCharType="separate"/>
            </w:r>
            <w:r w:rsidRPr="009158D9">
              <w:rPr>
                <w:rStyle w:val="Hyperlink"/>
                <w:noProof/>
              </w:rPr>
              <w:t>4.</w:t>
            </w:r>
            <w:r>
              <w:rPr>
                <w:rFonts w:asciiTheme="minorHAnsi" w:eastAsiaTheme="minorEastAsia" w:hAnsiTheme="minorHAnsi" w:cstheme="minorBidi"/>
                <w:noProof/>
                <w:sz w:val="22"/>
                <w:lang w:val="en-GB" w:eastAsia="en-GB"/>
              </w:rPr>
              <w:t xml:space="preserve"> </w:t>
            </w:r>
            <w:r w:rsidRPr="009158D9">
              <w:rPr>
                <w:rStyle w:val="Hyperlink"/>
                <w:noProof/>
              </w:rPr>
              <w:t>Materials and Methods</w:t>
            </w:r>
            <w:r>
              <w:rPr>
                <w:noProof/>
                <w:webHidden/>
              </w:rPr>
              <w:tab/>
            </w:r>
            <w:r>
              <w:rPr>
                <w:noProof/>
                <w:webHidden/>
              </w:rPr>
              <w:fldChar w:fldCharType="begin"/>
            </w:r>
            <w:r>
              <w:rPr>
                <w:noProof/>
                <w:webHidden/>
              </w:rPr>
              <w:instrText xml:space="preserve"> PAGEREF _Toc384797628 \h </w:instrText>
            </w:r>
          </w:ins>
          <w:r>
            <w:rPr>
              <w:noProof/>
              <w:webHidden/>
            </w:rPr>
          </w:r>
          <w:r>
            <w:rPr>
              <w:noProof/>
              <w:webHidden/>
            </w:rPr>
            <w:fldChar w:fldCharType="separate"/>
          </w:r>
          <w:ins w:id="32" w:author="Julia Faillace Thiesen" w:date="2014-04-10T14:44:00Z">
            <w:r w:rsidR="00354708">
              <w:rPr>
                <w:noProof/>
                <w:webHidden/>
              </w:rPr>
              <w:t>10</w:t>
            </w:r>
          </w:ins>
          <w:ins w:id="33" w:author="Julia Faillace Thiesen" w:date="2014-04-09T09:04:00Z">
            <w:r>
              <w:rPr>
                <w:noProof/>
                <w:webHidden/>
              </w:rPr>
              <w:fldChar w:fldCharType="end"/>
            </w:r>
            <w:r w:rsidRPr="009158D9">
              <w:rPr>
                <w:rStyle w:val="Hyperlink"/>
                <w:noProof/>
              </w:rPr>
              <w:fldChar w:fldCharType="end"/>
            </w:r>
          </w:ins>
        </w:p>
        <w:p w14:paraId="222D32BB" w14:textId="6994034F" w:rsidR="000B2042" w:rsidRDefault="000B2042">
          <w:pPr>
            <w:pStyle w:val="Inhopg2"/>
            <w:tabs>
              <w:tab w:val="left" w:pos="880"/>
              <w:tab w:val="right" w:leader="dot" w:pos="9016"/>
            </w:tabs>
            <w:ind w:left="0"/>
            <w:rPr>
              <w:ins w:id="34" w:author="Julia Faillace Thiesen" w:date="2014-04-09T09:04:00Z"/>
              <w:rFonts w:asciiTheme="minorHAnsi" w:eastAsiaTheme="minorEastAsia" w:hAnsiTheme="minorHAnsi" w:cstheme="minorBidi"/>
              <w:noProof/>
              <w:sz w:val="22"/>
              <w:lang w:val="en-GB" w:eastAsia="en-GB"/>
            </w:rPr>
            <w:pPrChange w:id="35" w:author="Julia Faillace Thiesen" w:date="2014-04-09T09:06:00Z">
              <w:pPr>
                <w:pStyle w:val="Inhopg2"/>
                <w:tabs>
                  <w:tab w:val="left" w:pos="880"/>
                  <w:tab w:val="right" w:leader="dot" w:pos="9016"/>
                </w:tabs>
              </w:pPr>
            </w:pPrChange>
          </w:pPr>
          <w:ins w:id="36"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"_Toc384797629"</w:instrText>
            </w:r>
            <w:r w:rsidRPr="009158D9">
              <w:rPr>
                <w:rStyle w:val="Hyperlink"/>
                <w:noProof/>
              </w:rPr>
              <w:instrText xml:space="preserve"> </w:instrText>
            </w:r>
            <w:r w:rsidRPr="009158D9">
              <w:rPr>
                <w:rStyle w:val="Hyperlink"/>
                <w:noProof/>
              </w:rPr>
              <w:fldChar w:fldCharType="separate"/>
            </w:r>
            <w:r w:rsidRPr="009158D9">
              <w:rPr>
                <w:rStyle w:val="Hyperlink"/>
                <w:noProof/>
              </w:rPr>
              <w:t>4.1.</w:t>
            </w:r>
            <w:r>
              <w:rPr>
                <w:rFonts w:asciiTheme="minorHAnsi" w:eastAsiaTheme="minorEastAsia" w:hAnsiTheme="minorHAnsi" w:cstheme="minorBidi"/>
                <w:noProof/>
                <w:sz w:val="22"/>
                <w:lang w:val="en-GB" w:eastAsia="en-GB"/>
              </w:rPr>
              <w:t xml:space="preserve"> </w:t>
            </w:r>
            <w:r w:rsidRPr="009158D9">
              <w:rPr>
                <w:rStyle w:val="Hyperlink"/>
                <w:noProof/>
              </w:rPr>
              <w:t>Plastome Reconstruction</w:t>
            </w:r>
            <w:r>
              <w:rPr>
                <w:noProof/>
                <w:webHidden/>
              </w:rPr>
              <w:tab/>
            </w:r>
            <w:r>
              <w:rPr>
                <w:noProof/>
                <w:webHidden/>
              </w:rPr>
              <w:fldChar w:fldCharType="begin"/>
            </w:r>
            <w:r>
              <w:rPr>
                <w:noProof/>
                <w:webHidden/>
              </w:rPr>
              <w:instrText xml:space="preserve"> PAGEREF _Toc384797629 \h </w:instrText>
            </w:r>
          </w:ins>
          <w:r>
            <w:rPr>
              <w:noProof/>
              <w:webHidden/>
            </w:rPr>
          </w:r>
          <w:r>
            <w:rPr>
              <w:noProof/>
              <w:webHidden/>
            </w:rPr>
            <w:fldChar w:fldCharType="separate"/>
          </w:r>
          <w:ins w:id="37" w:author="Julia Faillace Thiesen" w:date="2014-04-10T14:44:00Z">
            <w:r w:rsidR="00354708">
              <w:rPr>
                <w:noProof/>
                <w:webHidden/>
              </w:rPr>
              <w:t>10</w:t>
            </w:r>
          </w:ins>
          <w:ins w:id="38" w:author="Julia Faillace Thiesen" w:date="2014-04-09T09:04:00Z">
            <w:r>
              <w:rPr>
                <w:noProof/>
                <w:webHidden/>
              </w:rPr>
              <w:fldChar w:fldCharType="end"/>
            </w:r>
            <w:r w:rsidRPr="009158D9">
              <w:rPr>
                <w:rStyle w:val="Hyperlink"/>
                <w:noProof/>
              </w:rPr>
              <w:fldChar w:fldCharType="end"/>
            </w:r>
          </w:ins>
        </w:p>
        <w:p w14:paraId="3B0004D4" w14:textId="6E9E2D13" w:rsidR="000B2042" w:rsidRDefault="000B2042">
          <w:pPr>
            <w:pStyle w:val="Inhopg3"/>
            <w:tabs>
              <w:tab w:val="left" w:pos="1100"/>
              <w:tab w:val="right" w:leader="dot" w:pos="9016"/>
            </w:tabs>
            <w:ind w:left="0"/>
            <w:rPr>
              <w:ins w:id="39" w:author="Julia Faillace Thiesen" w:date="2014-04-09T09:04:00Z"/>
              <w:rFonts w:asciiTheme="minorHAnsi" w:eastAsiaTheme="minorEastAsia" w:hAnsiTheme="minorHAnsi" w:cstheme="minorBidi"/>
              <w:noProof/>
              <w:sz w:val="22"/>
              <w:lang w:val="en-GB" w:eastAsia="en-GB"/>
            </w:rPr>
            <w:pPrChange w:id="40" w:author="Julia Faillace Thiesen" w:date="2014-04-09T09:06:00Z">
              <w:pPr>
                <w:pStyle w:val="Inhopg3"/>
                <w:tabs>
                  <w:tab w:val="left" w:pos="1100"/>
                  <w:tab w:val="right" w:leader="dot" w:pos="9016"/>
                </w:tabs>
              </w:pPr>
            </w:pPrChange>
          </w:pPr>
          <w:ins w:id="41"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"_Toc384797630"</w:instrText>
            </w:r>
            <w:r w:rsidRPr="009158D9">
              <w:rPr>
                <w:rStyle w:val="Hyperlink"/>
                <w:noProof/>
              </w:rPr>
              <w:instrText xml:space="preserve"> </w:instrText>
            </w:r>
            <w:r w:rsidRPr="009158D9">
              <w:rPr>
                <w:rStyle w:val="Hyperlink"/>
                <w:noProof/>
              </w:rPr>
              <w:fldChar w:fldCharType="separate"/>
            </w:r>
            <w:r w:rsidRPr="009158D9">
              <w:rPr>
                <w:rStyle w:val="Hyperlink"/>
                <w:noProof/>
              </w:rPr>
              <w:t>4.1.1.</w:t>
            </w:r>
            <w:r>
              <w:rPr>
                <w:rFonts w:asciiTheme="minorHAnsi" w:eastAsiaTheme="minorEastAsia" w:hAnsiTheme="minorHAnsi" w:cstheme="minorBidi"/>
                <w:noProof/>
                <w:sz w:val="22"/>
                <w:lang w:val="en-GB" w:eastAsia="en-GB"/>
              </w:rPr>
              <w:t xml:space="preserve"> </w:t>
            </w:r>
            <w:r w:rsidRPr="009158D9">
              <w:rPr>
                <w:rStyle w:val="Hyperlink"/>
                <w:noProof/>
              </w:rPr>
              <w:t>Resources Available</w:t>
            </w:r>
            <w:r>
              <w:rPr>
                <w:noProof/>
                <w:webHidden/>
              </w:rPr>
              <w:tab/>
            </w:r>
            <w:r>
              <w:rPr>
                <w:noProof/>
                <w:webHidden/>
              </w:rPr>
              <w:fldChar w:fldCharType="begin"/>
            </w:r>
            <w:r>
              <w:rPr>
                <w:noProof/>
                <w:webHidden/>
              </w:rPr>
              <w:instrText xml:space="preserve"> PAGEREF _Toc384797630 \h </w:instrText>
            </w:r>
          </w:ins>
          <w:r>
            <w:rPr>
              <w:noProof/>
              <w:webHidden/>
            </w:rPr>
          </w:r>
          <w:r>
            <w:rPr>
              <w:noProof/>
              <w:webHidden/>
            </w:rPr>
            <w:fldChar w:fldCharType="separate"/>
          </w:r>
          <w:ins w:id="42" w:author="Julia Faillace Thiesen" w:date="2014-04-10T14:44:00Z">
            <w:r w:rsidR="00354708">
              <w:rPr>
                <w:noProof/>
                <w:webHidden/>
              </w:rPr>
              <w:t>10</w:t>
            </w:r>
          </w:ins>
          <w:ins w:id="43" w:author="Julia Faillace Thiesen" w:date="2014-04-09T09:04:00Z">
            <w:r>
              <w:rPr>
                <w:noProof/>
                <w:webHidden/>
              </w:rPr>
              <w:fldChar w:fldCharType="end"/>
            </w:r>
            <w:r w:rsidRPr="009158D9">
              <w:rPr>
                <w:rStyle w:val="Hyperlink"/>
                <w:noProof/>
              </w:rPr>
              <w:fldChar w:fldCharType="end"/>
            </w:r>
          </w:ins>
        </w:p>
        <w:p w14:paraId="0AC60B24" w14:textId="0CD30021" w:rsidR="000B2042" w:rsidRDefault="000B2042">
          <w:pPr>
            <w:pStyle w:val="Inhopg3"/>
            <w:tabs>
              <w:tab w:val="left" w:pos="1100"/>
              <w:tab w:val="right" w:leader="dot" w:pos="9016"/>
            </w:tabs>
            <w:ind w:left="0"/>
            <w:rPr>
              <w:ins w:id="44" w:author="Julia Faillace Thiesen" w:date="2014-04-09T09:04:00Z"/>
              <w:rFonts w:asciiTheme="minorHAnsi" w:eastAsiaTheme="minorEastAsia" w:hAnsiTheme="minorHAnsi" w:cstheme="minorBidi"/>
              <w:noProof/>
              <w:sz w:val="22"/>
              <w:lang w:val="en-GB" w:eastAsia="en-GB"/>
            </w:rPr>
            <w:pPrChange w:id="45" w:author="Julia Faillace Thiesen" w:date="2014-04-09T09:06:00Z">
              <w:pPr>
                <w:pStyle w:val="Inhopg3"/>
                <w:tabs>
                  <w:tab w:val="left" w:pos="1100"/>
                  <w:tab w:val="right" w:leader="dot" w:pos="9016"/>
                </w:tabs>
              </w:pPr>
            </w:pPrChange>
          </w:pPr>
          <w:ins w:id="46"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"_Toc384797631"</w:instrText>
            </w:r>
            <w:r w:rsidRPr="009158D9">
              <w:rPr>
                <w:rStyle w:val="Hyperlink"/>
                <w:noProof/>
              </w:rPr>
              <w:instrText xml:space="preserve"> </w:instrText>
            </w:r>
            <w:r w:rsidRPr="009158D9">
              <w:rPr>
                <w:rStyle w:val="Hyperlink"/>
                <w:noProof/>
              </w:rPr>
              <w:fldChar w:fldCharType="separate"/>
            </w:r>
            <w:r w:rsidRPr="009158D9">
              <w:rPr>
                <w:rStyle w:val="Hyperlink"/>
                <w:noProof/>
              </w:rPr>
              <w:t>4.1.2.</w:t>
            </w:r>
            <w:r>
              <w:rPr>
                <w:rFonts w:asciiTheme="minorHAnsi" w:eastAsiaTheme="minorEastAsia" w:hAnsiTheme="minorHAnsi" w:cstheme="minorBidi"/>
                <w:noProof/>
                <w:sz w:val="22"/>
                <w:lang w:val="en-GB" w:eastAsia="en-GB"/>
              </w:rPr>
              <w:t xml:space="preserve"> </w:t>
            </w:r>
            <w:r w:rsidRPr="009158D9">
              <w:rPr>
                <w:rStyle w:val="Hyperlink"/>
                <w:noProof/>
              </w:rPr>
              <w:t>Long Range PCR and Ion Torrent Sequencing</w:t>
            </w:r>
            <w:r>
              <w:rPr>
                <w:noProof/>
                <w:webHidden/>
              </w:rPr>
              <w:tab/>
            </w:r>
            <w:r>
              <w:rPr>
                <w:noProof/>
                <w:webHidden/>
              </w:rPr>
              <w:fldChar w:fldCharType="begin"/>
            </w:r>
            <w:r>
              <w:rPr>
                <w:noProof/>
                <w:webHidden/>
              </w:rPr>
              <w:instrText xml:space="preserve"> PAGEREF _Toc384797631 \h </w:instrText>
            </w:r>
          </w:ins>
          <w:r>
            <w:rPr>
              <w:noProof/>
              <w:webHidden/>
            </w:rPr>
          </w:r>
          <w:r>
            <w:rPr>
              <w:noProof/>
              <w:webHidden/>
            </w:rPr>
            <w:fldChar w:fldCharType="separate"/>
          </w:r>
          <w:ins w:id="47" w:author="Julia Faillace Thiesen" w:date="2014-04-10T14:44:00Z">
            <w:r w:rsidR="00354708">
              <w:rPr>
                <w:noProof/>
                <w:webHidden/>
              </w:rPr>
              <w:t>10</w:t>
            </w:r>
          </w:ins>
          <w:ins w:id="48" w:author="Julia Faillace Thiesen" w:date="2014-04-09T09:04:00Z">
            <w:r>
              <w:rPr>
                <w:noProof/>
                <w:webHidden/>
              </w:rPr>
              <w:fldChar w:fldCharType="end"/>
            </w:r>
            <w:r w:rsidRPr="009158D9">
              <w:rPr>
                <w:rStyle w:val="Hyperlink"/>
                <w:noProof/>
              </w:rPr>
              <w:fldChar w:fldCharType="end"/>
            </w:r>
          </w:ins>
        </w:p>
        <w:p w14:paraId="6AA61A8C" w14:textId="05E91F80" w:rsidR="000B2042" w:rsidRDefault="000B2042">
          <w:pPr>
            <w:pStyle w:val="Inhopg3"/>
            <w:tabs>
              <w:tab w:val="left" w:pos="1100"/>
              <w:tab w:val="right" w:leader="dot" w:pos="9016"/>
            </w:tabs>
            <w:ind w:left="0"/>
            <w:rPr>
              <w:ins w:id="49" w:author="Julia Faillace Thiesen" w:date="2014-04-09T09:04:00Z"/>
              <w:rFonts w:asciiTheme="minorHAnsi" w:eastAsiaTheme="minorEastAsia" w:hAnsiTheme="minorHAnsi" w:cstheme="minorBidi"/>
              <w:noProof/>
              <w:sz w:val="22"/>
              <w:lang w:val="en-GB" w:eastAsia="en-GB"/>
            </w:rPr>
            <w:pPrChange w:id="50" w:author="Julia Faillace Thiesen" w:date="2014-04-09T09:06:00Z">
              <w:pPr>
                <w:pStyle w:val="Inhopg3"/>
                <w:tabs>
                  <w:tab w:val="left" w:pos="1100"/>
                  <w:tab w:val="right" w:leader="dot" w:pos="9016"/>
                </w:tabs>
              </w:pPr>
            </w:pPrChange>
          </w:pPr>
          <w:ins w:id="51"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"_Toc384797632"</w:instrText>
            </w:r>
            <w:r w:rsidRPr="009158D9">
              <w:rPr>
                <w:rStyle w:val="Hyperlink"/>
                <w:noProof/>
              </w:rPr>
              <w:instrText xml:space="preserve"> </w:instrText>
            </w:r>
            <w:r w:rsidRPr="009158D9">
              <w:rPr>
                <w:rStyle w:val="Hyperlink"/>
                <w:noProof/>
              </w:rPr>
              <w:fldChar w:fldCharType="separate"/>
            </w:r>
            <w:r w:rsidRPr="009158D9">
              <w:rPr>
                <w:rStyle w:val="Hyperlink"/>
                <w:noProof/>
              </w:rPr>
              <w:t>4.1.3.</w:t>
            </w:r>
            <w:r>
              <w:rPr>
                <w:rFonts w:asciiTheme="minorHAnsi" w:eastAsiaTheme="minorEastAsia" w:hAnsiTheme="minorHAnsi" w:cstheme="minorBidi"/>
                <w:noProof/>
                <w:sz w:val="22"/>
                <w:lang w:val="en-GB" w:eastAsia="en-GB"/>
              </w:rPr>
              <w:t xml:space="preserve"> </w:t>
            </w:r>
            <w:r w:rsidRPr="009158D9">
              <w:rPr>
                <w:rStyle w:val="Hyperlink"/>
                <w:noProof/>
              </w:rPr>
              <w:t>Gene Annotation</w:t>
            </w:r>
            <w:r>
              <w:rPr>
                <w:noProof/>
                <w:webHidden/>
              </w:rPr>
              <w:tab/>
            </w:r>
            <w:r>
              <w:rPr>
                <w:noProof/>
                <w:webHidden/>
              </w:rPr>
              <w:fldChar w:fldCharType="begin"/>
            </w:r>
            <w:r>
              <w:rPr>
                <w:noProof/>
                <w:webHidden/>
              </w:rPr>
              <w:instrText xml:space="preserve"> PAGEREF _Toc384797632 \h </w:instrText>
            </w:r>
          </w:ins>
          <w:r>
            <w:rPr>
              <w:noProof/>
              <w:webHidden/>
            </w:rPr>
          </w:r>
          <w:r>
            <w:rPr>
              <w:noProof/>
              <w:webHidden/>
            </w:rPr>
            <w:fldChar w:fldCharType="separate"/>
          </w:r>
          <w:ins w:id="52" w:author="Julia Faillace Thiesen" w:date="2014-04-10T14:44:00Z">
            <w:r w:rsidR="00354708">
              <w:rPr>
                <w:noProof/>
                <w:webHidden/>
              </w:rPr>
              <w:t>10</w:t>
            </w:r>
          </w:ins>
          <w:ins w:id="53" w:author="Julia Faillace Thiesen" w:date="2014-04-09T09:04:00Z">
            <w:r>
              <w:rPr>
                <w:noProof/>
                <w:webHidden/>
              </w:rPr>
              <w:fldChar w:fldCharType="end"/>
            </w:r>
            <w:r w:rsidRPr="009158D9">
              <w:rPr>
                <w:rStyle w:val="Hyperlink"/>
                <w:noProof/>
              </w:rPr>
              <w:fldChar w:fldCharType="end"/>
            </w:r>
          </w:ins>
        </w:p>
        <w:p w14:paraId="01556F17" w14:textId="4B04C9A2" w:rsidR="000B2042" w:rsidRDefault="000B2042">
          <w:pPr>
            <w:pStyle w:val="Inhopg3"/>
            <w:tabs>
              <w:tab w:val="left" w:pos="1100"/>
              <w:tab w:val="right" w:leader="dot" w:pos="9016"/>
            </w:tabs>
            <w:ind w:left="0"/>
            <w:rPr>
              <w:ins w:id="54" w:author="Julia Faillace Thiesen" w:date="2014-04-09T09:04:00Z"/>
              <w:rFonts w:asciiTheme="minorHAnsi" w:eastAsiaTheme="minorEastAsia" w:hAnsiTheme="minorHAnsi" w:cstheme="minorBidi"/>
              <w:noProof/>
              <w:sz w:val="22"/>
              <w:lang w:val="en-GB" w:eastAsia="en-GB"/>
            </w:rPr>
            <w:pPrChange w:id="55" w:author="Julia Faillace Thiesen" w:date="2014-04-09T09:06:00Z">
              <w:pPr>
                <w:pStyle w:val="Inhopg3"/>
                <w:tabs>
                  <w:tab w:val="left" w:pos="1100"/>
                  <w:tab w:val="right" w:leader="dot" w:pos="9016"/>
                </w:tabs>
              </w:pPr>
            </w:pPrChange>
          </w:pPr>
          <w:ins w:id="56"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"_Toc384797633"</w:instrText>
            </w:r>
            <w:r w:rsidRPr="009158D9">
              <w:rPr>
                <w:rStyle w:val="Hyperlink"/>
                <w:noProof/>
              </w:rPr>
              <w:instrText xml:space="preserve"> </w:instrText>
            </w:r>
            <w:r w:rsidRPr="009158D9">
              <w:rPr>
                <w:rStyle w:val="Hyperlink"/>
                <w:noProof/>
              </w:rPr>
              <w:fldChar w:fldCharType="separate"/>
            </w:r>
            <w:r w:rsidRPr="009158D9">
              <w:rPr>
                <w:rStyle w:val="Hyperlink"/>
                <w:noProof/>
              </w:rPr>
              <w:t>4.1.4.</w:t>
            </w:r>
            <w:r>
              <w:rPr>
                <w:rFonts w:asciiTheme="minorHAnsi" w:eastAsiaTheme="minorEastAsia" w:hAnsiTheme="minorHAnsi" w:cstheme="minorBidi"/>
                <w:noProof/>
                <w:sz w:val="22"/>
                <w:lang w:val="en-GB" w:eastAsia="en-GB"/>
              </w:rPr>
              <w:t xml:space="preserve"> </w:t>
            </w:r>
            <w:r w:rsidRPr="009158D9">
              <w:rPr>
                <w:rStyle w:val="Hyperlink"/>
                <w:noProof/>
              </w:rPr>
              <w:t>Submission to GenBank</w:t>
            </w:r>
            <w:r>
              <w:rPr>
                <w:noProof/>
                <w:webHidden/>
              </w:rPr>
              <w:tab/>
            </w:r>
            <w:r>
              <w:rPr>
                <w:noProof/>
                <w:webHidden/>
              </w:rPr>
              <w:fldChar w:fldCharType="begin"/>
            </w:r>
            <w:r>
              <w:rPr>
                <w:noProof/>
                <w:webHidden/>
              </w:rPr>
              <w:instrText xml:space="preserve"> PAGEREF _Toc384797633 \h </w:instrText>
            </w:r>
          </w:ins>
          <w:r>
            <w:rPr>
              <w:noProof/>
              <w:webHidden/>
            </w:rPr>
          </w:r>
          <w:r>
            <w:rPr>
              <w:noProof/>
              <w:webHidden/>
            </w:rPr>
            <w:fldChar w:fldCharType="separate"/>
          </w:r>
          <w:ins w:id="57" w:author="Julia Faillace Thiesen" w:date="2014-04-10T14:44:00Z">
            <w:r w:rsidR="00354708">
              <w:rPr>
                <w:noProof/>
                <w:webHidden/>
              </w:rPr>
              <w:t>10</w:t>
            </w:r>
          </w:ins>
          <w:ins w:id="58" w:author="Julia Faillace Thiesen" w:date="2014-04-09T09:04:00Z">
            <w:r>
              <w:rPr>
                <w:noProof/>
                <w:webHidden/>
              </w:rPr>
              <w:fldChar w:fldCharType="end"/>
            </w:r>
            <w:r w:rsidRPr="009158D9">
              <w:rPr>
                <w:rStyle w:val="Hyperlink"/>
                <w:noProof/>
              </w:rPr>
              <w:fldChar w:fldCharType="end"/>
            </w:r>
          </w:ins>
        </w:p>
        <w:p w14:paraId="45936CFE" w14:textId="0A0EB3A3" w:rsidR="000B2042" w:rsidRDefault="000B2042">
          <w:pPr>
            <w:pStyle w:val="Inhopg2"/>
            <w:tabs>
              <w:tab w:val="left" w:pos="880"/>
              <w:tab w:val="right" w:leader="dot" w:pos="9016"/>
            </w:tabs>
            <w:ind w:left="0"/>
            <w:rPr>
              <w:ins w:id="59" w:author="Julia Faillace Thiesen" w:date="2014-04-09T09:04:00Z"/>
              <w:rFonts w:asciiTheme="minorHAnsi" w:eastAsiaTheme="minorEastAsia" w:hAnsiTheme="minorHAnsi" w:cstheme="minorBidi"/>
              <w:noProof/>
              <w:sz w:val="22"/>
              <w:lang w:val="en-GB" w:eastAsia="en-GB"/>
            </w:rPr>
            <w:pPrChange w:id="60" w:author="Julia Faillace Thiesen" w:date="2014-04-09T09:06:00Z">
              <w:pPr>
                <w:pStyle w:val="Inhopg2"/>
                <w:tabs>
                  <w:tab w:val="left" w:pos="880"/>
                  <w:tab w:val="right" w:leader="dot" w:pos="9016"/>
                </w:tabs>
              </w:pPr>
            </w:pPrChange>
          </w:pPr>
          <w:ins w:id="61"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"_Toc384797636"</w:instrText>
            </w:r>
            <w:r w:rsidRPr="009158D9">
              <w:rPr>
                <w:rStyle w:val="Hyperlink"/>
                <w:noProof/>
              </w:rPr>
              <w:instrText xml:space="preserve"> </w:instrText>
            </w:r>
            <w:r w:rsidRPr="009158D9">
              <w:rPr>
                <w:rStyle w:val="Hyperlink"/>
                <w:noProof/>
              </w:rPr>
              <w:fldChar w:fldCharType="separate"/>
            </w:r>
            <w:r w:rsidRPr="009158D9">
              <w:rPr>
                <w:rStyle w:val="Hyperlink"/>
                <w:noProof/>
                <w:lang w:val="en-GB"/>
              </w:rPr>
              <w:t>4.2.</w:t>
            </w:r>
            <w:r>
              <w:rPr>
                <w:rFonts w:asciiTheme="minorHAnsi" w:eastAsiaTheme="minorEastAsia" w:hAnsiTheme="minorHAnsi" w:cstheme="minorBidi"/>
                <w:noProof/>
                <w:sz w:val="22"/>
                <w:lang w:val="en-GB" w:eastAsia="en-GB"/>
              </w:rPr>
              <w:t xml:space="preserve"> </w:t>
            </w:r>
            <w:r w:rsidRPr="009158D9">
              <w:rPr>
                <w:rStyle w:val="Hyperlink"/>
                <w:noProof/>
                <w:lang w:val="en-GB"/>
              </w:rPr>
              <w:t>Phylogenetic Analysis</w:t>
            </w:r>
            <w:r>
              <w:rPr>
                <w:noProof/>
                <w:webHidden/>
              </w:rPr>
              <w:tab/>
            </w:r>
            <w:r>
              <w:rPr>
                <w:noProof/>
                <w:webHidden/>
              </w:rPr>
              <w:fldChar w:fldCharType="begin"/>
            </w:r>
            <w:r>
              <w:rPr>
                <w:noProof/>
                <w:webHidden/>
              </w:rPr>
              <w:instrText xml:space="preserve"> PAGEREF _Toc384797636 \h </w:instrText>
            </w:r>
          </w:ins>
          <w:r>
            <w:rPr>
              <w:noProof/>
              <w:webHidden/>
            </w:rPr>
          </w:r>
          <w:r>
            <w:rPr>
              <w:noProof/>
              <w:webHidden/>
            </w:rPr>
            <w:fldChar w:fldCharType="separate"/>
          </w:r>
          <w:ins w:id="62" w:author="Julia Faillace Thiesen" w:date="2014-04-10T14:44:00Z">
            <w:r w:rsidR="00354708">
              <w:rPr>
                <w:noProof/>
                <w:webHidden/>
              </w:rPr>
              <w:t>11</w:t>
            </w:r>
          </w:ins>
          <w:ins w:id="63" w:author="Julia Faillace Thiesen" w:date="2014-04-09T09:04:00Z">
            <w:r>
              <w:rPr>
                <w:noProof/>
                <w:webHidden/>
              </w:rPr>
              <w:fldChar w:fldCharType="end"/>
            </w:r>
            <w:r w:rsidRPr="009158D9">
              <w:rPr>
                <w:rStyle w:val="Hyperlink"/>
                <w:noProof/>
              </w:rPr>
              <w:fldChar w:fldCharType="end"/>
            </w:r>
          </w:ins>
        </w:p>
        <w:p w14:paraId="43C9297C" w14:textId="00504316" w:rsidR="000B2042" w:rsidRDefault="000B2042">
          <w:pPr>
            <w:pStyle w:val="Inhopg3"/>
            <w:tabs>
              <w:tab w:val="left" w:pos="1100"/>
              <w:tab w:val="right" w:leader="dot" w:pos="9016"/>
            </w:tabs>
            <w:ind w:left="0"/>
            <w:rPr>
              <w:ins w:id="64" w:author="Julia Faillace Thiesen" w:date="2014-04-09T09:04:00Z"/>
              <w:rFonts w:asciiTheme="minorHAnsi" w:eastAsiaTheme="minorEastAsia" w:hAnsiTheme="minorHAnsi" w:cstheme="minorBidi"/>
              <w:noProof/>
              <w:sz w:val="22"/>
              <w:lang w:val="en-GB" w:eastAsia="en-GB"/>
            </w:rPr>
            <w:pPrChange w:id="65" w:author="Julia Faillace Thiesen" w:date="2014-04-09T09:06:00Z">
              <w:pPr>
                <w:pStyle w:val="Inhopg3"/>
                <w:tabs>
                  <w:tab w:val="left" w:pos="1100"/>
                  <w:tab w:val="right" w:leader="dot" w:pos="9016"/>
                </w:tabs>
              </w:pPr>
            </w:pPrChange>
          </w:pPr>
          <w:ins w:id="66"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"_Toc384797637"</w:instrText>
            </w:r>
            <w:r w:rsidRPr="009158D9">
              <w:rPr>
                <w:rStyle w:val="Hyperlink"/>
                <w:noProof/>
              </w:rPr>
              <w:instrText xml:space="preserve"> </w:instrText>
            </w:r>
            <w:r w:rsidRPr="009158D9">
              <w:rPr>
                <w:rStyle w:val="Hyperlink"/>
                <w:noProof/>
              </w:rPr>
              <w:fldChar w:fldCharType="separate"/>
            </w:r>
            <w:r w:rsidRPr="009158D9">
              <w:rPr>
                <w:rStyle w:val="Hyperlink"/>
                <w:noProof/>
              </w:rPr>
              <w:t>4.2.1.</w:t>
            </w:r>
            <w:r>
              <w:rPr>
                <w:rFonts w:asciiTheme="minorHAnsi" w:eastAsiaTheme="minorEastAsia" w:hAnsiTheme="minorHAnsi" w:cstheme="minorBidi"/>
                <w:noProof/>
                <w:sz w:val="22"/>
                <w:lang w:val="en-GB" w:eastAsia="en-GB"/>
              </w:rPr>
              <w:t xml:space="preserve"> </w:t>
            </w:r>
            <w:r w:rsidRPr="009158D9">
              <w:rPr>
                <w:rStyle w:val="Hyperlink"/>
                <w:noProof/>
              </w:rPr>
              <w:t>Whole cpDNA Orchidaceae Alignment</w:t>
            </w:r>
            <w:r>
              <w:rPr>
                <w:noProof/>
                <w:webHidden/>
              </w:rPr>
              <w:tab/>
            </w:r>
            <w:r>
              <w:rPr>
                <w:noProof/>
                <w:webHidden/>
              </w:rPr>
              <w:fldChar w:fldCharType="begin"/>
            </w:r>
            <w:r>
              <w:rPr>
                <w:noProof/>
                <w:webHidden/>
              </w:rPr>
              <w:instrText xml:space="preserve"> PAGEREF _Toc384797637 \h </w:instrText>
            </w:r>
          </w:ins>
          <w:r>
            <w:rPr>
              <w:noProof/>
              <w:webHidden/>
            </w:rPr>
          </w:r>
          <w:r>
            <w:rPr>
              <w:noProof/>
              <w:webHidden/>
            </w:rPr>
            <w:fldChar w:fldCharType="separate"/>
          </w:r>
          <w:ins w:id="67" w:author="Julia Faillace Thiesen" w:date="2014-04-10T14:44:00Z">
            <w:r w:rsidR="00354708">
              <w:rPr>
                <w:noProof/>
                <w:webHidden/>
              </w:rPr>
              <w:t>11</w:t>
            </w:r>
          </w:ins>
          <w:ins w:id="68" w:author="Julia Faillace Thiesen" w:date="2014-04-09T09:04:00Z">
            <w:r>
              <w:rPr>
                <w:noProof/>
                <w:webHidden/>
              </w:rPr>
              <w:fldChar w:fldCharType="end"/>
            </w:r>
            <w:r w:rsidRPr="009158D9">
              <w:rPr>
                <w:rStyle w:val="Hyperlink"/>
                <w:noProof/>
              </w:rPr>
              <w:fldChar w:fldCharType="end"/>
            </w:r>
          </w:ins>
        </w:p>
        <w:p w14:paraId="17495DDB" w14:textId="221D92F1" w:rsidR="000B2042" w:rsidRDefault="000B2042">
          <w:pPr>
            <w:pStyle w:val="Inhopg3"/>
            <w:tabs>
              <w:tab w:val="left" w:pos="1100"/>
              <w:tab w:val="right" w:leader="dot" w:pos="9016"/>
            </w:tabs>
            <w:ind w:left="0"/>
            <w:rPr>
              <w:ins w:id="69" w:author="Julia Faillace Thiesen" w:date="2014-04-09T09:04:00Z"/>
              <w:rFonts w:asciiTheme="minorHAnsi" w:eastAsiaTheme="minorEastAsia" w:hAnsiTheme="minorHAnsi" w:cstheme="minorBidi"/>
              <w:noProof/>
              <w:sz w:val="22"/>
              <w:lang w:val="en-GB" w:eastAsia="en-GB"/>
            </w:rPr>
            <w:pPrChange w:id="70" w:author="Julia Faillace Thiesen" w:date="2014-04-09T09:06:00Z">
              <w:pPr>
                <w:pStyle w:val="Inhopg3"/>
                <w:tabs>
                  <w:tab w:val="left" w:pos="1100"/>
                  <w:tab w:val="right" w:leader="dot" w:pos="9016"/>
                </w:tabs>
              </w:pPr>
            </w:pPrChange>
          </w:pPr>
          <w:ins w:id="71"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"_Toc384797638"</w:instrText>
            </w:r>
            <w:r w:rsidRPr="009158D9">
              <w:rPr>
                <w:rStyle w:val="Hyperlink"/>
                <w:noProof/>
              </w:rPr>
              <w:instrText xml:space="preserve"> </w:instrText>
            </w:r>
            <w:r w:rsidRPr="009158D9">
              <w:rPr>
                <w:rStyle w:val="Hyperlink"/>
                <w:noProof/>
              </w:rPr>
              <w:fldChar w:fldCharType="separate"/>
            </w:r>
            <w:r w:rsidRPr="009158D9">
              <w:rPr>
                <w:rStyle w:val="Hyperlink"/>
                <w:noProof/>
              </w:rPr>
              <w:t>4.2.2.</w:t>
            </w:r>
            <w:r>
              <w:rPr>
                <w:rFonts w:asciiTheme="minorHAnsi" w:eastAsiaTheme="minorEastAsia" w:hAnsiTheme="minorHAnsi" w:cstheme="minorBidi"/>
                <w:noProof/>
                <w:sz w:val="22"/>
                <w:lang w:val="en-GB" w:eastAsia="en-GB"/>
              </w:rPr>
              <w:t xml:space="preserve"> </w:t>
            </w:r>
            <w:r w:rsidRPr="009158D9">
              <w:rPr>
                <w:rStyle w:val="Hyperlink"/>
                <w:noProof/>
              </w:rPr>
              <w:t>Phylogeny Inference using intergene plastid regions</w:t>
            </w:r>
            <w:r>
              <w:rPr>
                <w:noProof/>
                <w:webHidden/>
              </w:rPr>
              <w:tab/>
            </w:r>
            <w:r>
              <w:rPr>
                <w:noProof/>
                <w:webHidden/>
              </w:rPr>
              <w:fldChar w:fldCharType="begin"/>
            </w:r>
            <w:r>
              <w:rPr>
                <w:noProof/>
                <w:webHidden/>
              </w:rPr>
              <w:instrText xml:space="preserve"> PAGEREF _Toc384797638 \h </w:instrText>
            </w:r>
          </w:ins>
          <w:r>
            <w:rPr>
              <w:noProof/>
              <w:webHidden/>
            </w:rPr>
          </w:r>
          <w:r>
            <w:rPr>
              <w:noProof/>
              <w:webHidden/>
            </w:rPr>
            <w:fldChar w:fldCharType="separate"/>
          </w:r>
          <w:ins w:id="72" w:author="Julia Faillace Thiesen" w:date="2014-04-10T14:44:00Z">
            <w:r w:rsidR="00354708">
              <w:rPr>
                <w:noProof/>
                <w:webHidden/>
              </w:rPr>
              <w:t>11</w:t>
            </w:r>
          </w:ins>
          <w:ins w:id="73" w:author="Julia Faillace Thiesen" w:date="2014-04-09T09:04:00Z">
            <w:r>
              <w:rPr>
                <w:noProof/>
                <w:webHidden/>
              </w:rPr>
              <w:fldChar w:fldCharType="end"/>
            </w:r>
            <w:r w:rsidRPr="009158D9">
              <w:rPr>
                <w:rStyle w:val="Hyperlink"/>
                <w:noProof/>
              </w:rPr>
              <w:fldChar w:fldCharType="end"/>
            </w:r>
          </w:ins>
        </w:p>
        <w:p w14:paraId="74A24BEF" w14:textId="312DFB30" w:rsidR="000B2042" w:rsidRDefault="000B2042">
          <w:pPr>
            <w:pStyle w:val="Inhopg1"/>
            <w:tabs>
              <w:tab w:val="left" w:pos="400"/>
              <w:tab w:val="right" w:leader="dot" w:pos="9016"/>
            </w:tabs>
            <w:rPr>
              <w:ins w:id="74" w:author="Julia Faillace Thiesen" w:date="2014-04-09T09:04:00Z"/>
              <w:rFonts w:asciiTheme="minorHAnsi" w:eastAsiaTheme="minorEastAsia" w:hAnsiTheme="minorHAnsi" w:cstheme="minorBidi"/>
              <w:noProof/>
              <w:sz w:val="22"/>
              <w:lang w:val="en-GB" w:eastAsia="en-GB"/>
            </w:rPr>
          </w:pPr>
          <w:ins w:id="75"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"_Toc384797639"</w:instrText>
            </w:r>
            <w:r w:rsidRPr="009158D9">
              <w:rPr>
                <w:rStyle w:val="Hyperlink"/>
                <w:noProof/>
              </w:rPr>
              <w:instrText xml:space="preserve"> </w:instrText>
            </w:r>
            <w:r w:rsidRPr="009158D9">
              <w:rPr>
                <w:rStyle w:val="Hyperlink"/>
                <w:noProof/>
              </w:rPr>
              <w:fldChar w:fldCharType="separate"/>
            </w:r>
            <w:r w:rsidRPr="009158D9">
              <w:rPr>
                <w:rStyle w:val="Hyperlink"/>
                <w:noProof/>
              </w:rPr>
              <w:t>5.</w:t>
            </w:r>
            <w:r>
              <w:rPr>
                <w:rFonts w:asciiTheme="minorHAnsi" w:eastAsiaTheme="minorEastAsia" w:hAnsiTheme="minorHAnsi" w:cstheme="minorBidi"/>
                <w:noProof/>
                <w:sz w:val="22"/>
                <w:lang w:val="en-GB" w:eastAsia="en-GB"/>
              </w:rPr>
              <w:t xml:space="preserve"> </w:t>
            </w:r>
            <w:r w:rsidRPr="009158D9">
              <w:rPr>
                <w:rStyle w:val="Hyperlink"/>
                <w:noProof/>
              </w:rPr>
              <w:t>Planning</w:t>
            </w:r>
            <w:r>
              <w:rPr>
                <w:noProof/>
                <w:webHidden/>
              </w:rPr>
              <w:tab/>
            </w:r>
            <w:r>
              <w:rPr>
                <w:noProof/>
                <w:webHidden/>
              </w:rPr>
              <w:fldChar w:fldCharType="begin"/>
            </w:r>
            <w:r>
              <w:rPr>
                <w:noProof/>
                <w:webHidden/>
              </w:rPr>
              <w:instrText xml:space="preserve"> PAGEREF _Toc384797639 \h </w:instrText>
            </w:r>
          </w:ins>
          <w:r>
            <w:rPr>
              <w:noProof/>
              <w:webHidden/>
            </w:rPr>
          </w:r>
          <w:r>
            <w:rPr>
              <w:noProof/>
              <w:webHidden/>
            </w:rPr>
            <w:fldChar w:fldCharType="separate"/>
          </w:r>
          <w:ins w:id="76" w:author="Julia Faillace Thiesen" w:date="2014-04-10T14:44:00Z">
            <w:r w:rsidR="00354708">
              <w:rPr>
                <w:noProof/>
                <w:webHidden/>
              </w:rPr>
              <w:t>13</w:t>
            </w:r>
          </w:ins>
          <w:ins w:id="77" w:author="Julia Faillace Thiesen" w:date="2014-04-09T09:04:00Z">
            <w:r>
              <w:rPr>
                <w:noProof/>
                <w:webHidden/>
              </w:rPr>
              <w:fldChar w:fldCharType="end"/>
            </w:r>
            <w:r w:rsidRPr="009158D9">
              <w:rPr>
                <w:rStyle w:val="Hyperlink"/>
                <w:noProof/>
              </w:rPr>
              <w:fldChar w:fldCharType="end"/>
            </w:r>
          </w:ins>
        </w:p>
        <w:p w14:paraId="11480491" w14:textId="5BDEB070" w:rsidR="000B2042" w:rsidRDefault="000B2042">
          <w:pPr>
            <w:pStyle w:val="Inhopg1"/>
            <w:tabs>
              <w:tab w:val="left" w:pos="400"/>
              <w:tab w:val="right" w:leader="dot" w:pos="9016"/>
            </w:tabs>
            <w:rPr>
              <w:ins w:id="78" w:author="Julia Faillace Thiesen" w:date="2014-04-09T09:04:00Z"/>
              <w:rFonts w:asciiTheme="minorHAnsi" w:eastAsiaTheme="minorEastAsia" w:hAnsiTheme="minorHAnsi" w:cstheme="minorBidi"/>
              <w:noProof/>
              <w:sz w:val="22"/>
              <w:lang w:val="en-GB" w:eastAsia="en-GB"/>
            </w:rPr>
          </w:pPr>
          <w:ins w:id="79" w:author="Julia Faillace Thiesen" w:date="2014-04-09T09:04:00Z">
            <w:r w:rsidRPr="009158D9">
              <w:rPr>
                <w:rStyle w:val="Hyperlink"/>
                <w:noProof/>
              </w:rPr>
              <w:fldChar w:fldCharType="begin"/>
            </w:r>
            <w:r w:rsidRPr="009158D9">
              <w:rPr>
                <w:rStyle w:val="Hyperlink"/>
                <w:noProof/>
              </w:rPr>
              <w:instrText xml:space="preserve"> </w:instrText>
            </w:r>
            <w:r>
              <w:rPr>
                <w:noProof/>
              </w:rPr>
              <w:instrText>HYPERLINK \l "_Toc384797640"</w:instrText>
            </w:r>
            <w:r w:rsidRPr="009158D9">
              <w:rPr>
                <w:rStyle w:val="Hyperlink"/>
                <w:noProof/>
              </w:rPr>
              <w:instrText xml:space="preserve"> </w:instrText>
            </w:r>
            <w:r w:rsidRPr="009158D9">
              <w:rPr>
                <w:rStyle w:val="Hyperlink"/>
                <w:noProof/>
              </w:rPr>
              <w:fldChar w:fldCharType="separate"/>
            </w:r>
            <w:r w:rsidRPr="009158D9">
              <w:rPr>
                <w:rStyle w:val="Hyperlink"/>
                <w:noProof/>
                <w:lang w:val="en-GB"/>
              </w:rPr>
              <w:t>6.</w:t>
            </w:r>
            <w:r>
              <w:rPr>
                <w:rFonts w:asciiTheme="minorHAnsi" w:eastAsiaTheme="minorEastAsia" w:hAnsiTheme="minorHAnsi" w:cstheme="minorBidi"/>
                <w:noProof/>
                <w:sz w:val="22"/>
                <w:lang w:val="en-GB" w:eastAsia="en-GB"/>
              </w:rPr>
              <w:t xml:space="preserve"> </w:t>
            </w:r>
            <w:r w:rsidRPr="009158D9">
              <w:rPr>
                <w:rStyle w:val="Hyperlink"/>
                <w:noProof/>
              </w:rPr>
              <w:t>References</w:t>
            </w:r>
            <w:r>
              <w:rPr>
                <w:noProof/>
                <w:webHidden/>
              </w:rPr>
              <w:tab/>
            </w:r>
            <w:r>
              <w:rPr>
                <w:noProof/>
                <w:webHidden/>
              </w:rPr>
              <w:fldChar w:fldCharType="begin"/>
            </w:r>
            <w:r>
              <w:rPr>
                <w:noProof/>
                <w:webHidden/>
              </w:rPr>
              <w:instrText xml:space="preserve"> PAGEREF _Toc384797640 \h </w:instrText>
            </w:r>
          </w:ins>
          <w:r>
            <w:rPr>
              <w:noProof/>
              <w:webHidden/>
            </w:rPr>
          </w:r>
          <w:r>
            <w:rPr>
              <w:noProof/>
              <w:webHidden/>
            </w:rPr>
            <w:fldChar w:fldCharType="separate"/>
          </w:r>
          <w:ins w:id="80" w:author="Julia Faillace Thiesen" w:date="2014-04-10T14:44:00Z">
            <w:r w:rsidR="00354708">
              <w:rPr>
                <w:noProof/>
                <w:webHidden/>
              </w:rPr>
              <w:t>14</w:t>
            </w:r>
          </w:ins>
          <w:ins w:id="81" w:author="Julia Faillace Thiesen" w:date="2014-04-09T09:04:00Z">
            <w:r>
              <w:rPr>
                <w:noProof/>
                <w:webHidden/>
              </w:rPr>
              <w:fldChar w:fldCharType="end"/>
            </w:r>
            <w:r w:rsidRPr="009158D9">
              <w:rPr>
                <w:rStyle w:val="Hyperlink"/>
                <w:noProof/>
              </w:rPr>
              <w:fldChar w:fldCharType="end"/>
            </w:r>
          </w:ins>
        </w:p>
        <w:p w14:paraId="7D6FFCB8" w14:textId="77777777" w:rsidR="000B2042" w:rsidDel="000B2042" w:rsidRDefault="000B2042">
          <w:pPr>
            <w:pStyle w:val="Inhopg1"/>
            <w:tabs>
              <w:tab w:val="left" w:pos="400"/>
              <w:tab w:val="right" w:leader="dot" w:pos="9016"/>
            </w:tabs>
            <w:rPr>
              <w:del w:id="82" w:author="Julia Faillace Thiesen" w:date="2014-04-09T09:04:00Z"/>
              <w:rFonts w:asciiTheme="minorHAnsi" w:eastAsiaTheme="minorEastAsia" w:hAnsiTheme="minorHAnsi" w:cstheme="minorBidi"/>
              <w:noProof/>
              <w:sz w:val="22"/>
              <w:lang w:val="en-GB" w:eastAsia="en-GB"/>
            </w:rPr>
          </w:pPr>
          <w:del w:id="83" w:author="Julia Faillace Thiesen" w:date="2014-04-09T09:04:00Z">
            <w:r w:rsidRPr="000B2042" w:rsidDel="000B2042">
              <w:rPr>
                <w:rStyle w:val="Hyperlink"/>
                <w:noProof/>
                <w:lang w:val="en-GB"/>
              </w:rPr>
              <w:delText>1.</w:delText>
            </w:r>
            <w:r w:rsidDel="000B2042">
              <w:rPr>
                <w:rFonts w:asciiTheme="minorHAnsi" w:eastAsiaTheme="minorEastAsia" w:hAnsiTheme="minorHAnsi" w:cstheme="minorBidi"/>
                <w:noProof/>
                <w:sz w:val="22"/>
                <w:lang w:val="en-GB" w:eastAsia="en-GB"/>
              </w:rPr>
              <w:tab/>
            </w:r>
            <w:r w:rsidRPr="000B2042" w:rsidDel="000B2042">
              <w:rPr>
                <w:rStyle w:val="Hyperlink"/>
                <w:noProof/>
                <w:lang w:val="en-GB"/>
              </w:rPr>
              <w:delText>Introduction</w:delText>
            </w:r>
            <w:r w:rsidDel="000B2042">
              <w:rPr>
                <w:noProof/>
                <w:webHidden/>
              </w:rPr>
              <w:tab/>
              <w:delText>3</w:delText>
            </w:r>
          </w:del>
        </w:p>
        <w:p w14:paraId="4C3F1F92" w14:textId="77777777" w:rsidR="000B2042" w:rsidDel="000B2042" w:rsidRDefault="000B2042">
          <w:pPr>
            <w:pStyle w:val="Inhopg2"/>
            <w:tabs>
              <w:tab w:val="left" w:pos="880"/>
              <w:tab w:val="right" w:leader="dot" w:pos="9016"/>
            </w:tabs>
            <w:rPr>
              <w:del w:id="84" w:author="Julia Faillace Thiesen" w:date="2014-04-09T09:04:00Z"/>
              <w:rFonts w:asciiTheme="minorHAnsi" w:eastAsiaTheme="minorEastAsia" w:hAnsiTheme="minorHAnsi" w:cstheme="minorBidi"/>
              <w:noProof/>
              <w:sz w:val="22"/>
              <w:lang w:val="en-GB" w:eastAsia="en-GB"/>
            </w:rPr>
          </w:pPr>
          <w:del w:id="85" w:author="Julia Faillace Thiesen" w:date="2014-04-09T09:04:00Z">
            <w:r w:rsidRPr="000B2042" w:rsidDel="000B2042">
              <w:rPr>
                <w:rStyle w:val="Hyperlink"/>
                <w:noProof/>
              </w:rPr>
              <w:delText>1.1.</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State of the art</w:delText>
            </w:r>
            <w:r w:rsidDel="000B2042">
              <w:rPr>
                <w:noProof/>
                <w:webHidden/>
              </w:rPr>
              <w:tab/>
              <w:delText>3</w:delText>
            </w:r>
          </w:del>
        </w:p>
        <w:p w14:paraId="2CAB0047" w14:textId="77777777" w:rsidR="000B2042" w:rsidDel="000B2042" w:rsidRDefault="000B2042">
          <w:pPr>
            <w:pStyle w:val="Inhopg2"/>
            <w:tabs>
              <w:tab w:val="left" w:pos="880"/>
              <w:tab w:val="right" w:leader="dot" w:pos="9016"/>
            </w:tabs>
            <w:rPr>
              <w:del w:id="86" w:author="Julia Faillace Thiesen" w:date="2014-04-09T09:04:00Z"/>
              <w:rFonts w:asciiTheme="minorHAnsi" w:eastAsiaTheme="minorEastAsia" w:hAnsiTheme="minorHAnsi" w:cstheme="minorBidi"/>
              <w:noProof/>
              <w:sz w:val="22"/>
              <w:lang w:val="en-GB" w:eastAsia="en-GB"/>
            </w:rPr>
          </w:pPr>
          <w:del w:id="87" w:author="Julia Faillace Thiesen" w:date="2014-04-09T09:04:00Z">
            <w:r w:rsidRPr="000B2042" w:rsidDel="000B2042">
              <w:rPr>
                <w:rStyle w:val="Hyperlink"/>
                <w:noProof/>
              </w:rPr>
              <w:delText>1.2.</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Plastome Variation &amp; Orchid Phylogenetics</w:delText>
            </w:r>
            <w:r w:rsidDel="000B2042">
              <w:rPr>
                <w:noProof/>
                <w:webHidden/>
              </w:rPr>
              <w:tab/>
              <w:delText>5</w:delText>
            </w:r>
          </w:del>
        </w:p>
        <w:p w14:paraId="37366E46" w14:textId="77777777" w:rsidR="000B2042" w:rsidDel="000B2042" w:rsidRDefault="000B2042">
          <w:pPr>
            <w:pStyle w:val="Inhopg1"/>
            <w:tabs>
              <w:tab w:val="left" w:pos="400"/>
              <w:tab w:val="right" w:leader="dot" w:pos="9016"/>
            </w:tabs>
            <w:rPr>
              <w:del w:id="88" w:author="Julia Faillace Thiesen" w:date="2014-04-09T09:04:00Z"/>
              <w:rFonts w:asciiTheme="minorHAnsi" w:eastAsiaTheme="minorEastAsia" w:hAnsiTheme="minorHAnsi" w:cstheme="minorBidi"/>
              <w:noProof/>
              <w:sz w:val="22"/>
              <w:lang w:val="en-GB" w:eastAsia="en-GB"/>
            </w:rPr>
          </w:pPr>
          <w:del w:id="89" w:author="Julia Faillace Thiesen" w:date="2014-04-09T09:04:00Z">
            <w:r w:rsidRPr="000B2042" w:rsidDel="000B2042">
              <w:rPr>
                <w:rStyle w:val="Hyperlink"/>
                <w:noProof/>
              </w:rPr>
              <w:delText>2.</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Research questions</w:delText>
            </w:r>
            <w:r w:rsidDel="000B2042">
              <w:rPr>
                <w:noProof/>
                <w:webHidden/>
              </w:rPr>
              <w:tab/>
              <w:delText>8</w:delText>
            </w:r>
          </w:del>
        </w:p>
        <w:p w14:paraId="3E313C09" w14:textId="77777777" w:rsidR="000B2042" w:rsidDel="000B2042" w:rsidRDefault="000B2042">
          <w:pPr>
            <w:pStyle w:val="Inhopg1"/>
            <w:tabs>
              <w:tab w:val="left" w:pos="400"/>
              <w:tab w:val="right" w:leader="dot" w:pos="9016"/>
            </w:tabs>
            <w:rPr>
              <w:del w:id="90" w:author="Julia Faillace Thiesen" w:date="2014-04-09T09:04:00Z"/>
              <w:rFonts w:asciiTheme="minorHAnsi" w:eastAsiaTheme="minorEastAsia" w:hAnsiTheme="minorHAnsi" w:cstheme="minorBidi"/>
              <w:noProof/>
              <w:sz w:val="22"/>
              <w:lang w:val="en-GB" w:eastAsia="en-GB"/>
            </w:rPr>
          </w:pPr>
          <w:del w:id="91" w:author="Julia Faillace Thiesen" w:date="2014-04-09T09:04:00Z">
            <w:r w:rsidRPr="000B2042" w:rsidDel="000B2042">
              <w:rPr>
                <w:rStyle w:val="Hyperlink"/>
                <w:noProof/>
              </w:rPr>
              <w:delText>3.</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Hypothesis</w:delText>
            </w:r>
            <w:r w:rsidDel="000B2042">
              <w:rPr>
                <w:noProof/>
                <w:webHidden/>
              </w:rPr>
              <w:tab/>
              <w:delText>8</w:delText>
            </w:r>
          </w:del>
        </w:p>
        <w:p w14:paraId="01D8FF7D" w14:textId="77777777" w:rsidR="000B2042" w:rsidDel="000B2042" w:rsidRDefault="000B2042">
          <w:pPr>
            <w:pStyle w:val="Inhopg1"/>
            <w:tabs>
              <w:tab w:val="left" w:pos="400"/>
              <w:tab w:val="right" w:leader="dot" w:pos="9016"/>
            </w:tabs>
            <w:rPr>
              <w:del w:id="92" w:author="Julia Faillace Thiesen" w:date="2014-04-09T09:04:00Z"/>
              <w:rFonts w:asciiTheme="minorHAnsi" w:eastAsiaTheme="minorEastAsia" w:hAnsiTheme="minorHAnsi" w:cstheme="minorBidi"/>
              <w:noProof/>
              <w:sz w:val="22"/>
              <w:lang w:val="en-GB" w:eastAsia="en-GB"/>
            </w:rPr>
          </w:pPr>
          <w:del w:id="93" w:author="Julia Faillace Thiesen" w:date="2014-04-09T09:04:00Z">
            <w:r w:rsidRPr="000B2042" w:rsidDel="000B2042">
              <w:rPr>
                <w:rStyle w:val="Hyperlink"/>
                <w:noProof/>
              </w:rPr>
              <w:delText>4.</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Materials and Methods</w:delText>
            </w:r>
            <w:r w:rsidDel="000B2042">
              <w:rPr>
                <w:noProof/>
                <w:webHidden/>
              </w:rPr>
              <w:tab/>
              <w:delText>9</w:delText>
            </w:r>
          </w:del>
        </w:p>
        <w:p w14:paraId="7CCE0632" w14:textId="77777777" w:rsidR="000B2042" w:rsidDel="000B2042" w:rsidRDefault="000B2042">
          <w:pPr>
            <w:pStyle w:val="Inhopg2"/>
            <w:tabs>
              <w:tab w:val="left" w:pos="880"/>
              <w:tab w:val="right" w:leader="dot" w:pos="9016"/>
            </w:tabs>
            <w:rPr>
              <w:del w:id="94" w:author="Julia Faillace Thiesen" w:date="2014-04-09T09:04:00Z"/>
              <w:rFonts w:asciiTheme="minorHAnsi" w:eastAsiaTheme="minorEastAsia" w:hAnsiTheme="minorHAnsi" w:cstheme="minorBidi"/>
              <w:noProof/>
              <w:sz w:val="22"/>
              <w:lang w:val="en-GB" w:eastAsia="en-GB"/>
            </w:rPr>
          </w:pPr>
          <w:del w:id="95" w:author="Julia Faillace Thiesen" w:date="2014-04-09T09:04:00Z">
            <w:r w:rsidRPr="000B2042" w:rsidDel="000B2042">
              <w:rPr>
                <w:rStyle w:val="Hyperlink"/>
                <w:noProof/>
              </w:rPr>
              <w:delText>4.1.</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Plastome reconstruction</w:delText>
            </w:r>
            <w:r w:rsidDel="000B2042">
              <w:rPr>
                <w:noProof/>
                <w:webHidden/>
              </w:rPr>
              <w:tab/>
              <w:delText>9</w:delText>
            </w:r>
          </w:del>
        </w:p>
        <w:p w14:paraId="06D09751" w14:textId="77777777" w:rsidR="000B2042" w:rsidDel="000B2042" w:rsidRDefault="000B2042">
          <w:pPr>
            <w:pStyle w:val="Inhopg3"/>
            <w:tabs>
              <w:tab w:val="left" w:pos="1100"/>
              <w:tab w:val="right" w:leader="dot" w:pos="9016"/>
            </w:tabs>
            <w:rPr>
              <w:del w:id="96" w:author="Julia Faillace Thiesen" w:date="2014-04-09T09:04:00Z"/>
              <w:rFonts w:asciiTheme="minorHAnsi" w:eastAsiaTheme="minorEastAsia" w:hAnsiTheme="minorHAnsi" w:cstheme="minorBidi"/>
              <w:noProof/>
              <w:sz w:val="22"/>
              <w:lang w:val="en-GB" w:eastAsia="en-GB"/>
            </w:rPr>
          </w:pPr>
          <w:del w:id="97" w:author="Julia Faillace Thiesen" w:date="2014-04-09T09:04:00Z">
            <w:r w:rsidRPr="000B2042" w:rsidDel="000B2042">
              <w:rPr>
                <w:rStyle w:val="Hyperlink"/>
                <w:noProof/>
              </w:rPr>
              <w:delText>4.1.1.</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Resources available</w:delText>
            </w:r>
            <w:r w:rsidDel="000B2042">
              <w:rPr>
                <w:noProof/>
                <w:webHidden/>
              </w:rPr>
              <w:tab/>
              <w:delText>9</w:delText>
            </w:r>
          </w:del>
        </w:p>
        <w:p w14:paraId="0B49BF3E" w14:textId="77777777" w:rsidR="000B2042" w:rsidDel="000B2042" w:rsidRDefault="000B2042">
          <w:pPr>
            <w:pStyle w:val="Inhopg3"/>
            <w:tabs>
              <w:tab w:val="left" w:pos="1100"/>
              <w:tab w:val="right" w:leader="dot" w:pos="9016"/>
            </w:tabs>
            <w:rPr>
              <w:del w:id="98" w:author="Julia Faillace Thiesen" w:date="2014-04-09T09:04:00Z"/>
              <w:rFonts w:asciiTheme="minorHAnsi" w:eastAsiaTheme="minorEastAsia" w:hAnsiTheme="minorHAnsi" w:cstheme="minorBidi"/>
              <w:noProof/>
              <w:sz w:val="22"/>
              <w:lang w:val="en-GB" w:eastAsia="en-GB"/>
            </w:rPr>
          </w:pPr>
          <w:del w:id="99" w:author="Julia Faillace Thiesen" w:date="2014-04-09T09:04:00Z">
            <w:r w:rsidRPr="000B2042" w:rsidDel="000B2042">
              <w:rPr>
                <w:rStyle w:val="Hyperlink"/>
                <w:noProof/>
              </w:rPr>
              <w:delText>4.1.2.</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Long Range PCR and Ion Torrent Sequencing</w:delText>
            </w:r>
            <w:r w:rsidDel="000B2042">
              <w:rPr>
                <w:noProof/>
                <w:webHidden/>
              </w:rPr>
              <w:tab/>
              <w:delText>9</w:delText>
            </w:r>
          </w:del>
        </w:p>
        <w:p w14:paraId="273A6592" w14:textId="77777777" w:rsidR="000B2042" w:rsidDel="000B2042" w:rsidRDefault="000B2042">
          <w:pPr>
            <w:pStyle w:val="Inhopg3"/>
            <w:tabs>
              <w:tab w:val="left" w:pos="1100"/>
              <w:tab w:val="right" w:leader="dot" w:pos="9016"/>
            </w:tabs>
            <w:rPr>
              <w:del w:id="100" w:author="Julia Faillace Thiesen" w:date="2014-04-09T09:04:00Z"/>
              <w:rFonts w:asciiTheme="minorHAnsi" w:eastAsiaTheme="minorEastAsia" w:hAnsiTheme="minorHAnsi" w:cstheme="minorBidi"/>
              <w:noProof/>
              <w:sz w:val="22"/>
              <w:lang w:val="en-GB" w:eastAsia="en-GB"/>
            </w:rPr>
          </w:pPr>
          <w:del w:id="101" w:author="Julia Faillace Thiesen" w:date="2014-04-09T09:04:00Z">
            <w:r w:rsidRPr="000B2042" w:rsidDel="000B2042">
              <w:rPr>
                <w:rStyle w:val="Hyperlink"/>
                <w:noProof/>
              </w:rPr>
              <w:delText>4.1.3.</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Gene annotation</w:delText>
            </w:r>
            <w:r w:rsidDel="000B2042">
              <w:rPr>
                <w:noProof/>
                <w:webHidden/>
              </w:rPr>
              <w:tab/>
              <w:delText>10</w:delText>
            </w:r>
          </w:del>
        </w:p>
        <w:p w14:paraId="065766C9" w14:textId="77777777" w:rsidR="000B2042" w:rsidDel="000B2042" w:rsidRDefault="000B2042">
          <w:pPr>
            <w:pStyle w:val="Inhopg3"/>
            <w:tabs>
              <w:tab w:val="left" w:pos="1100"/>
              <w:tab w:val="right" w:leader="dot" w:pos="9016"/>
            </w:tabs>
            <w:rPr>
              <w:del w:id="102" w:author="Julia Faillace Thiesen" w:date="2014-04-09T09:04:00Z"/>
              <w:rFonts w:asciiTheme="minorHAnsi" w:eastAsiaTheme="minorEastAsia" w:hAnsiTheme="minorHAnsi" w:cstheme="minorBidi"/>
              <w:noProof/>
              <w:sz w:val="22"/>
              <w:lang w:val="en-GB" w:eastAsia="en-GB"/>
            </w:rPr>
          </w:pPr>
          <w:del w:id="103" w:author="Julia Faillace Thiesen" w:date="2014-04-09T09:04:00Z">
            <w:r w:rsidRPr="000B2042" w:rsidDel="000B2042">
              <w:rPr>
                <w:rStyle w:val="Hyperlink"/>
                <w:noProof/>
              </w:rPr>
              <w:delText>4.1.4.</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Submission to GenBank</w:delText>
            </w:r>
            <w:r w:rsidDel="000B2042">
              <w:rPr>
                <w:noProof/>
                <w:webHidden/>
              </w:rPr>
              <w:tab/>
              <w:delText>10</w:delText>
            </w:r>
          </w:del>
        </w:p>
        <w:p w14:paraId="620EF134" w14:textId="77777777" w:rsidR="000B2042" w:rsidDel="000B2042" w:rsidRDefault="000B2042">
          <w:pPr>
            <w:pStyle w:val="Inhopg2"/>
            <w:tabs>
              <w:tab w:val="left" w:pos="880"/>
              <w:tab w:val="right" w:leader="dot" w:pos="9016"/>
            </w:tabs>
            <w:rPr>
              <w:del w:id="104" w:author="Julia Faillace Thiesen" w:date="2014-04-09T09:04:00Z"/>
              <w:rFonts w:asciiTheme="minorHAnsi" w:eastAsiaTheme="minorEastAsia" w:hAnsiTheme="minorHAnsi" w:cstheme="minorBidi"/>
              <w:noProof/>
              <w:sz w:val="22"/>
              <w:lang w:val="en-GB" w:eastAsia="en-GB"/>
            </w:rPr>
          </w:pPr>
          <w:del w:id="105" w:author="Julia Faillace Thiesen" w:date="2014-04-09T09:04:00Z">
            <w:r w:rsidRPr="000B2042" w:rsidDel="000B2042">
              <w:rPr>
                <w:rStyle w:val="Hyperlink"/>
                <w:noProof/>
                <w:lang w:val="en-GB"/>
              </w:rPr>
              <w:delText>4.2.</w:delText>
            </w:r>
            <w:r w:rsidDel="000B2042">
              <w:rPr>
                <w:rFonts w:asciiTheme="minorHAnsi" w:eastAsiaTheme="minorEastAsia" w:hAnsiTheme="minorHAnsi" w:cstheme="minorBidi"/>
                <w:noProof/>
                <w:sz w:val="22"/>
                <w:lang w:val="en-GB" w:eastAsia="en-GB"/>
              </w:rPr>
              <w:tab/>
            </w:r>
            <w:r w:rsidRPr="000B2042" w:rsidDel="000B2042">
              <w:rPr>
                <w:rStyle w:val="Hyperlink"/>
                <w:noProof/>
                <w:lang w:val="en-GB"/>
              </w:rPr>
              <w:delText>Phylogenetic Analysis</w:delText>
            </w:r>
            <w:r w:rsidDel="000B2042">
              <w:rPr>
                <w:noProof/>
                <w:webHidden/>
              </w:rPr>
              <w:tab/>
              <w:delText>11</w:delText>
            </w:r>
          </w:del>
        </w:p>
        <w:p w14:paraId="72483CF7" w14:textId="77777777" w:rsidR="000B2042" w:rsidDel="000B2042" w:rsidRDefault="000B2042">
          <w:pPr>
            <w:pStyle w:val="Inhopg3"/>
            <w:tabs>
              <w:tab w:val="left" w:pos="1100"/>
              <w:tab w:val="right" w:leader="dot" w:pos="9016"/>
            </w:tabs>
            <w:rPr>
              <w:del w:id="106" w:author="Julia Faillace Thiesen" w:date="2014-04-09T09:04:00Z"/>
              <w:rFonts w:asciiTheme="minorHAnsi" w:eastAsiaTheme="minorEastAsia" w:hAnsiTheme="minorHAnsi" w:cstheme="minorBidi"/>
              <w:noProof/>
              <w:sz w:val="22"/>
              <w:lang w:val="en-GB" w:eastAsia="en-GB"/>
            </w:rPr>
          </w:pPr>
          <w:del w:id="107" w:author="Julia Faillace Thiesen" w:date="2014-04-09T09:04:00Z">
            <w:r w:rsidRPr="000B2042" w:rsidDel="000B2042">
              <w:rPr>
                <w:rStyle w:val="Hyperlink"/>
                <w:noProof/>
              </w:rPr>
              <w:delText>4.2.1.</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Whole cpDNA Orchidaceae alignment</w:delText>
            </w:r>
            <w:r w:rsidDel="000B2042">
              <w:rPr>
                <w:noProof/>
                <w:webHidden/>
              </w:rPr>
              <w:tab/>
              <w:delText>11</w:delText>
            </w:r>
          </w:del>
        </w:p>
        <w:p w14:paraId="5857D135" w14:textId="77777777" w:rsidR="000B2042" w:rsidDel="000B2042" w:rsidRDefault="000B2042">
          <w:pPr>
            <w:pStyle w:val="Inhopg3"/>
            <w:tabs>
              <w:tab w:val="left" w:pos="1100"/>
              <w:tab w:val="right" w:leader="dot" w:pos="9016"/>
            </w:tabs>
            <w:rPr>
              <w:del w:id="108" w:author="Julia Faillace Thiesen" w:date="2014-04-09T09:04:00Z"/>
              <w:rFonts w:asciiTheme="minorHAnsi" w:eastAsiaTheme="minorEastAsia" w:hAnsiTheme="minorHAnsi" w:cstheme="minorBidi"/>
              <w:noProof/>
              <w:sz w:val="22"/>
              <w:lang w:val="en-GB" w:eastAsia="en-GB"/>
            </w:rPr>
          </w:pPr>
          <w:del w:id="109" w:author="Julia Faillace Thiesen" w:date="2014-04-09T09:04:00Z">
            <w:r w:rsidRPr="000B2042" w:rsidDel="000B2042">
              <w:rPr>
                <w:rStyle w:val="Hyperlink"/>
                <w:noProof/>
              </w:rPr>
              <w:delText>4.2.2.</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Phylogeny Inference using intergene plastid regions</w:delText>
            </w:r>
            <w:r w:rsidDel="000B2042">
              <w:rPr>
                <w:noProof/>
                <w:webHidden/>
              </w:rPr>
              <w:tab/>
              <w:delText>11</w:delText>
            </w:r>
          </w:del>
        </w:p>
        <w:p w14:paraId="3C01B34C" w14:textId="77777777" w:rsidR="000B2042" w:rsidDel="000B2042" w:rsidRDefault="000B2042">
          <w:pPr>
            <w:pStyle w:val="Inhopg1"/>
            <w:tabs>
              <w:tab w:val="left" w:pos="400"/>
              <w:tab w:val="right" w:leader="dot" w:pos="9016"/>
            </w:tabs>
            <w:rPr>
              <w:del w:id="110" w:author="Julia Faillace Thiesen" w:date="2014-04-09T09:04:00Z"/>
              <w:rFonts w:asciiTheme="minorHAnsi" w:eastAsiaTheme="minorEastAsia" w:hAnsiTheme="minorHAnsi" w:cstheme="minorBidi"/>
              <w:noProof/>
              <w:sz w:val="22"/>
              <w:lang w:val="en-GB" w:eastAsia="en-GB"/>
            </w:rPr>
          </w:pPr>
          <w:del w:id="111" w:author="Julia Faillace Thiesen" w:date="2014-04-09T09:04:00Z">
            <w:r w:rsidRPr="000B2042" w:rsidDel="000B2042">
              <w:rPr>
                <w:rStyle w:val="Hyperlink"/>
                <w:noProof/>
              </w:rPr>
              <w:delText>5.</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Planning</w:delText>
            </w:r>
            <w:r w:rsidDel="000B2042">
              <w:rPr>
                <w:noProof/>
                <w:webHidden/>
              </w:rPr>
              <w:tab/>
              <w:delText>13</w:delText>
            </w:r>
          </w:del>
        </w:p>
        <w:p w14:paraId="28484AAB" w14:textId="77777777" w:rsidR="000B2042" w:rsidDel="000B2042" w:rsidRDefault="000B2042">
          <w:pPr>
            <w:pStyle w:val="Inhopg1"/>
            <w:tabs>
              <w:tab w:val="left" w:pos="400"/>
              <w:tab w:val="right" w:leader="dot" w:pos="9016"/>
            </w:tabs>
            <w:rPr>
              <w:del w:id="112" w:author="Julia Faillace Thiesen" w:date="2014-04-09T09:04:00Z"/>
              <w:rFonts w:asciiTheme="minorHAnsi" w:eastAsiaTheme="minorEastAsia" w:hAnsiTheme="minorHAnsi" w:cstheme="minorBidi"/>
              <w:noProof/>
              <w:sz w:val="22"/>
              <w:lang w:val="en-GB" w:eastAsia="en-GB"/>
            </w:rPr>
          </w:pPr>
          <w:del w:id="113" w:author="Julia Faillace Thiesen" w:date="2014-04-09T09:04:00Z">
            <w:r w:rsidRPr="000B2042" w:rsidDel="000B2042">
              <w:rPr>
                <w:rStyle w:val="Hyperlink"/>
                <w:noProof/>
                <w:lang w:val="en-GB"/>
              </w:rPr>
              <w:delText>6.</w:delText>
            </w:r>
            <w:r w:rsidDel="000B2042">
              <w:rPr>
                <w:rFonts w:asciiTheme="minorHAnsi" w:eastAsiaTheme="minorEastAsia" w:hAnsiTheme="minorHAnsi" w:cstheme="minorBidi"/>
                <w:noProof/>
                <w:sz w:val="22"/>
                <w:lang w:val="en-GB" w:eastAsia="en-GB"/>
              </w:rPr>
              <w:tab/>
            </w:r>
            <w:r w:rsidRPr="000B2042" w:rsidDel="000B2042">
              <w:rPr>
                <w:rStyle w:val="Hyperlink"/>
                <w:noProof/>
              </w:rPr>
              <w:delText>References</w:delText>
            </w:r>
            <w:r w:rsidDel="000B2042">
              <w:rPr>
                <w:noProof/>
                <w:webHidden/>
              </w:rPr>
              <w:tab/>
              <w:delText>14</w:delText>
            </w:r>
          </w:del>
        </w:p>
        <w:p w14:paraId="6F3E6A63" w14:textId="786556B6" w:rsidR="000B2042" w:rsidRDefault="000B2042">
          <w:pPr>
            <w:rPr>
              <w:ins w:id="114" w:author="Julia Faillace Thiesen" w:date="2014-04-09T09:01:00Z"/>
            </w:rPr>
          </w:pPr>
          <w:ins w:id="115" w:author="Julia Faillace Thiesen" w:date="2014-04-09T09:01:00Z">
            <w:r>
              <w:rPr>
                <w:b/>
                <w:bCs/>
                <w:noProof/>
              </w:rPr>
              <w:fldChar w:fldCharType="end"/>
            </w:r>
          </w:ins>
        </w:p>
        <w:customXmlInsRangeStart w:id="116" w:author="Julia Faillace Thiesen" w:date="2014-04-09T09:01:00Z"/>
      </w:sdtContent>
    </w:sdt>
    <w:customXmlInsRangeEnd w:id="116"/>
    <w:p w14:paraId="4E4F0DD3" w14:textId="4E502781" w:rsidR="002821C8" w:rsidRDefault="002821C8">
      <w:pPr>
        <w:spacing w:after="160" w:line="259" w:lineRule="auto"/>
        <w:rPr>
          <w:ins w:id="117" w:author="Julia Faillace Thiesen" w:date="2014-04-09T08:52:00Z"/>
          <w:rFonts w:eastAsia="Times New Roman"/>
          <w:b/>
          <w:bCs/>
          <w:color w:val="FF5050"/>
          <w:kern w:val="36"/>
          <w:szCs w:val="20"/>
          <w:lang w:val="en-GB" w:eastAsia="nl-NL"/>
        </w:rPr>
      </w:pPr>
      <w:ins w:id="118" w:author="Julia Faillace Thiesen" w:date="2014-04-09T08:52:00Z">
        <w:r>
          <w:rPr>
            <w:color w:val="FF5050"/>
            <w:szCs w:val="20"/>
            <w:lang w:val="en-GB"/>
          </w:rPr>
          <w:br w:type="page"/>
        </w:r>
      </w:ins>
    </w:p>
    <w:p w14:paraId="740852CE" w14:textId="77777777" w:rsidR="00DD2B72" w:rsidRPr="009824F5" w:rsidRDefault="00DD2B72" w:rsidP="00B06EC4">
      <w:pPr>
        <w:pStyle w:val="Kop1"/>
        <w:rPr>
          <w:color w:val="FF5050"/>
          <w:sz w:val="20"/>
          <w:szCs w:val="20"/>
          <w:lang w:val="en-GB"/>
        </w:rPr>
      </w:pPr>
    </w:p>
    <w:p w14:paraId="53F53CD6" w14:textId="56A4A871" w:rsidR="00DD2B72" w:rsidRDefault="00DD2B72">
      <w:pPr>
        <w:pStyle w:val="Kop1"/>
        <w:numPr>
          <w:ilvl w:val="0"/>
          <w:numId w:val="9"/>
        </w:numPr>
        <w:spacing w:before="0" w:beforeAutospacing="0" w:after="0" w:afterAutospacing="0"/>
        <w:rPr>
          <w:szCs w:val="28"/>
          <w:lang w:val="en-GB"/>
        </w:rPr>
        <w:pPrChange w:id="119" w:author="Julia Faillace Thiesen" w:date="2014-04-09T08:37:00Z">
          <w:pPr>
            <w:pStyle w:val="Kop1"/>
            <w:spacing w:before="0" w:beforeAutospacing="0" w:after="0" w:afterAutospacing="0"/>
          </w:pPr>
        </w:pPrChange>
      </w:pPr>
      <w:bookmarkStart w:id="120" w:name="_Toc384797623"/>
      <w:bookmarkEnd w:id="1"/>
      <w:r w:rsidRPr="00C7622D">
        <w:rPr>
          <w:szCs w:val="28"/>
          <w:lang w:val="en-GB"/>
        </w:rPr>
        <w:t>Introduction</w:t>
      </w:r>
      <w:bookmarkEnd w:id="120"/>
    </w:p>
    <w:p w14:paraId="5236871C" w14:textId="6D0FDEAE" w:rsidR="00FD121B" w:rsidRPr="007640B9" w:rsidRDefault="00FD121B" w:rsidP="00E05F0F">
      <w:pPr>
        <w:pStyle w:val="Kop2"/>
        <w:spacing w:before="0"/>
        <w:rPr>
          <w:sz w:val="22"/>
          <w:szCs w:val="22"/>
        </w:rPr>
      </w:pPr>
    </w:p>
    <w:p w14:paraId="04163B28" w14:textId="02563EF7" w:rsidR="00AD51C8" w:rsidRDefault="00D0310A" w:rsidP="00781817">
      <w:pPr>
        <w:pStyle w:val="Geenafstand"/>
        <w:ind w:firstLine="720"/>
        <w:rPr>
          <w:color w:val="000000" w:themeColor="text1"/>
          <w:szCs w:val="20"/>
          <w:lang w:val="en-GB"/>
        </w:rPr>
      </w:pPr>
      <w:r w:rsidRPr="001E5A04">
        <w:rPr>
          <w:color w:val="000000" w:themeColor="text1"/>
          <w:szCs w:val="20"/>
          <w:lang w:val="en-GB"/>
        </w:rPr>
        <w:t xml:space="preserve">Phylogenetic </w:t>
      </w:r>
      <w:r w:rsidR="00FB342E" w:rsidRPr="001E5A04">
        <w:rPr>
          <w:color w:val="000000" w:themeColor="text1"/>
          <w:szCs w:val="20"/>
          <w:lang w:val="en-GB"/>
        </w:rPr>
        <w:t>relationships</w:t>
      </w:r>
      <w:r w:rsidRPr="001E5A04">
        <w:rPr>
          <w:color w:val="000000" w:themeColor="text1"/>
          <w:szCs w:val="20"/>
          <w:lang w:val="en-GB"/>
        </w:rPr>
        <w:t xml:space="preserve"> within Orchidaceae are an important </w:t>
      </w:r>
      <w:r w:rsidR="00420B4C">
        <w:rPr>
          <w:color w:val="000000" w:themeColor="text1"/>
          <w:szCs w:val="20"/>
          <w:lang w:val="en-GB"/>
        </w:rPr>
        <w:t>subject</w:t>
      </w:r>
      <w:r w:rsidRPr="001E5A04">
        <w:rPr>
          <w:color w:val="000000" w:themeColor="text1"/>
          <w:szCs w:val="20"/>
          <w:lang w:val="en-GB"/>
        </w:rPr>
        <w:t xml:space="preserve"> in current evolutionary biology studies</w:t>
      </w:r>
      <w:r w:rsidR="00F62400">
        <w:rPr>
          <w:color w:val="000000" w:themeColor="text1"/>
          <w:szCs w:val="20"/>
          <w:lang w:val="en-GB"/>
        </w:rPr>
        <w:t>, as the family represents a</w:t>
      </w:r>
      <w:r w:rsidR="007345BA">
        <w:rPr>
          <w:color w:val="000000" w:themeColor="text1"/>
          <w:szCs w:val="20"/>
          <w:lang w:val="en-GB"/>
        </w:rPr>
        <w:t xml:space="preserve"> </w:t>
      </w:r>
      <w:r w:rsidR="007345BA" w:rsidRPr="007345BA">
        <w:rPr>
          <w:color w:val="000000" w:themeColor="text1"/>
          <w:szCs w:val="20"/>
          <w:lang w:val="en-GB"/>
        </w:rPr>
        <w:t>remarkable range of life history strategies, ﬂoral and vegetative morphology and pollination syndromes</w:t>
      </w:r>
      <w:r w:rsidRPr="001E5A04">
        <w:rPr>
          <w:color w:val="000000" w:themeColor="text1"/>
          <w:szCs w:val="20"/>
          <w:lang w:val="en-GB"/>
        </w:rPr>
        <w:t xml:space="preserve"> </w:t>
      </w:r>
      <w:r w:rsidR="007345BA">
        <w:rPr>
          <w:color w:val="000000" w:themeColor="text1"/>
          <w:szCs w:val="20"/>
          <w:lang w:val="en-GB"/>
        </w:rPr>
        <w:t>(Fay &amp; Chase 2009).</w:t>
      </w:r>
      <w:r w:rsidRPr="001E5A04">
        <w:rPr>
          <w:color w:val="000000" w:themeColor="text1"/>
          <w:szCs w:val="20"/>
          <w:lang w:val="en-GB"/>
        </w:rPr>
        <w:t xml:space="preserve"> </w:t>
      </w:r>
      <w:r w:rsidR="00FB342E" w:rsidRPr="001E5A04">
        <w:rPr>
          <w:color w:val="000000" w:themeColor="text1"/>
          <w:szCs w:val="20"/>
          <w:lang w:val="en-GB"/>
        </w:rPr>
        <w:t>Its size and diversity trace a remarkable</w:t>
      </w:r>
      <w:r w:rsidRPr="001E5A04">
        <w:rPr>
          <w:color w:val="000000" w:themeColor="text1"/>
          <w:szCs w:val="20"/>
          <w:lang w:val="en-GB"/>
        </w:rPr>
        <w:t xml:space="preserve"> history of diversification </w:t>
      </w:r>
      <w:r w:rsidR="00FB342E" w:rsidRPr="001E5A04">
        <w:rPr>
          <w:color w:val="000000" w:themeColor="text1"/>
          <w:szCs w:val="20"/>
          <w:lang w:val="en-GB"/>
        </w:rPr>
        <w:t xml:space="preserve">that started 42-36 million years ago (Guo </w:t>
      </w:r>
      <w:r w:rsidR="00FB342E" w:rsidRPr="001E5A04">
        <w:rPr>
          <w:i/>
          <w:color w:val="000000" w:themeColor="text1"/>
          <w:szCs w:val="20"/>
          <w:lang w:val="en-GB"/>
        </w:rPr>
        <w:t>et al</w:t>
      </w:r>
      <w:r w:rsidR="00FB342E" w:rsidRPr="001E5A04">
        <w:rPr>
          <w:color w:val="000000" w:themeColor="text1"/>
          <w:szCs w:val="20"/>
          <w:lang w:val="en-GB"/>
        </w:rPr>
        <w:t xml:space="preserve"> 2011)</w:t>
      </w:r>
      <w:r w:rsidR="00EF5AAC">
        <w:rPr>
          <w:color w:val="000000" w:themeColor="text1"/>
          <w:szCs w:val="20"/>
          <w:lang w:val="en-GB"/>
        </w:rPr>
        <w:t>.</w:t>
      </w:r>
      <w:r w:rsidR="00626DF4">
        <w:rPr>
          <w:color w:val="000000" w:themeColor="text1"/>
          <w:szCs w:val="20"/>
          <w:lang w:val="en-GB"/>
        </w:rPr>
        <w:t xml:space="preserve"> Epip</w:t>
      </w:r>
      <w:r w:rsidR="000647E3">
        <w:rPr>
          <w:color w:val="000000" w:themeColor="text1"/>
          <w:szCs w:val="20"/>
          <w:lang w:val="en-GB"/>
        </w:rPr>
        <w:t xml:space="preserve">hytic habit seems to be one </w:t>
      </w:r>
      <w:r w:rsidR="00626DF4">
        <w:rPr>
          <w:color w:val="000000" w:themeColor="text1"/>
          <w:szCs w:val="20"/>
          <w:lang w:val="en-GB"/>
        </w:rPr>
        <w:t>of the stimulat</w:t>
      </w:r>
      <w:r w:rsidR="007B2773">
        <w:rPr>
          <w:color w:val="000000" w:themeColor="text1"/>
          <w:szCs w:val="20"/>
          <w:lang w:val="en-GB"/>
        </w:rPr>
        <w:t>ing</w:t>
      </w:r>
      <w:r w:rsidR="00626DF4">
        <w:rPr>
          <w:color w:val="000000" w:themeColor="text1"/>
          <w:szCs w:val="20"/>
          <w:lang w:val="en-GB"/>
        </w:rPr>
        <w:t xml:space="preserve"> factors </w:t>
      </w:r>
      <w:r w:rsidR="000647E3">
        <w:rPr>
          <w:color w:val="000000" w:themeColor="text1"/>
          <w:szCs w:val="20"/>
          <w:lang w:val="en-GB"/>
        </w:rPr>
        <w:t xml:space="preserve">for its diversity (Gravendeel </w:t>
      </w:r>
      <w:r w:rsidR="000647E3" w:rsidRPr="000647E3">
        <w:rPr>
          <w:i/>
          <w:color w:val="000000" w:themeColor="text1"/>
          <w:szCs w:val="20"/>
          <w:lang w:val="en-GB"/>
        </w:rPr>
        <w:t>et al</w:t>
      </w:r>
      <w:r w:rsidR="000647E3">
        <w:rPr>
          <w:color w:val="000000" w:themeColor="text1"/>
          <w:szCs w:val="20"/>
          <w:lang w:val="en-GB"/>
        </w:rPr>
        <w:t>. 2004).</w:t>
      </w:r>
      <w:r w:rsidR="00626DF4">
        <w:rPr>
          <w:color w:val="000000" w:themeColor="text1"/>
          <w:szCs w:val="20"/>
          <w:lang w:val="en-GB"/>
        </w:rPr>
        <w:t xml:space="preserve"> </w:t>
      </w:r>
      <w:r w:rsidR="002C0847" w:rsidRPr="001E5A04">
        <w:rPr>
          <w:color w:val="000000" w:themeColor="text1"/>
          <w:szCs w:val="20"/>
          <w:lang w:val="en-GB"/>
        </w:rPr>
        <w:t>N</w:t>
      </w:r>
      <w:r w:rsidR="00F62400">
        <w:rPr>
          <w:color w:val="000000" w:themeColor="text1"/>
          <w:szCs w:val="20"/>
          <w:lang w:val="en-GB"/>
        </w:rPr>
        <w:t xml:space="preserve">ext </w:t>
      </w:r>
      <w:r w:rsidR="002C0847" w:rsidRPr="001E5A04">
        <w:rPr>
          <w:color w:val="000000" w:themeColor="text1"/>
          <w:szCs w:val="20"/>
          <w:lang w:val="en-GB"/>
        </w:rPr>
        <w:t>G</w:t>
      </w:r>
      <w:r w:rsidR="00F62400">
        <w:rPr>
          <w:color w:val="000000" w:themeColor="text1"/>
          <w:szCs w:val="20"/>
          <w:lang w:val="en-GB"/>
        </w:rPr>
        <w:t xml:space="preserve">eneration </w:t>
      </w:r>
      <w:r w:rsidR="002C0847" w:rsidRPr="001E5A04">
        <w:rPr>
          <w:color w:val="000000" w:themeColor="text1"/>
          <w:szCs w:val="20"/>
          <w:lang w:val="en-GB"/>
        </w:rPr>
        <w:t>S</w:t>
      </w:r>
      <w:r w:rsidR="00F62400">
        <w:rPr>
          <w:color w:val="000000" w:themeColor="text1"/>
          <w:szCs w:val="20"/>
          <w:lang w:val="en-GB"/>
        </w:rPr>
        <w:t>equencing (NGS) technology</w:t>
      </w:r>
      <w:r w:rsidR="002C0847" w:rsidRPr="001E5A04">
        <w:rPr>
          <w:color w:val="000000" w:themeColor="text1"/>
          <w:szCs w:val="20"/>
          <w:lang w:val="en-GB"/>
        </w:rPr>
        <w:t xml:space="preserve"> ha</w:t>
      </w:r>
      <w:r w:rsidR="00F62400">
        <w:rPr>
          <w:color w:val="000000" w:themeColor="text1"/>
          <w:szCs w:val="20"/>
          <w:lang w:val="en-GB"/>
        </w:rPr>
        <w:t>s</w:t>
      </w:r>
      <w:r w:rsidR="002C0847" w:rsidRPr="001E5A04">
        <w:rPr>
          <w:color w:val="000000" w:themeColor="text1"/>
          <w:szCs w:val="20"/>
          <w:lang w:val="en-GB"/>
        </w:rPr>
        <w:t xml:space="preserve"> delivered fast, inexpensive and accurate genome information (Metz</w:t>
      </w:r>
      <w:r w:rsidR="00F62400">
        <w:rPr>
          <w:color w:val="000000" w:themeColor="text1"/>
          <w:szCs w:val="20"/>
          <w:lang w:val="en-GB"/>
        </w:rPr>
        <w:t>g</w:t>
      </w:r>
      <w:r w:rsidR="002C0847" w:rsidRPr="001E5A04">
        <w:rPr>
          <w:color w:val="000000" w:themeColor="text1"/>
          <w:szCs w:val="20"/>
          <w:lang w:val="en-GB"/>
        </w:rPr>
        <w:t>er 2010), and comparative biology ha</w:t>
      </w:r>
      <w:r w:rsidR="007B2773">
        <w:rPr>
          <w:color w:val="000000" w:themeColor="text1"/>
          <w:szCs w:val="20"/>
          <w:lang w:val="en-GB"/>
        </w:rPr>
        <w:t>s</w:t>
      </w:r>
      <w:r w:rsidR="002C0847" w:rsidRPr="001E5A04">
        <w:rPr>
          <w:color w:val="000000" w:themeColor="text1"/>
          <w:szCs w:val="20"/>
          <w:lang w:val="en-GB"/>
        </w:rPr>
        <w:t xml:space="preserve"> now the opportunity of exploring whole genomes. </w:t>
      </w:r>
      <w:r w:rsidR="00F7403C" w:rsidRPr="001E5A04">
        <w:rPr>
          <w:color w:val="000000" w:themeColor="text1"/>
          <w:szCs w:val="20"/>
          <w:lang w:val="en-GB"/>
        </w:rPr>
        <w:t>Whole p</w:t>
      </w:r>
      <w:r w:rsidR="002C0847" w:rsidRPr="001E5A04">
        <w:rPr>
          <w:color w:val="000000" w:themeColor="text1"/>
          <w:szCs w:val="20"/>
          <w:lang w:val="en-GB"/>
        </w:rPr>
        <w:t>lastid genome compari</w:t>
      </w:r>
      <w:r w:rsidR="00F7403C" w:rsidRPr="001E5A04">
        <w:rPr>
          <w:color w:val="000000" w:themeColor="text1"/>
          <w:szCs w:val="20"/>
          <w:lang w:val="en-GB"/>
        </w:rPr>
        <w:t xml:space="preserve">sons </w:t>
      </w:r>
      <w:r w:rsidR="008F2411" w:rsidRPr="001E5A04">
        <w:rPr>
          <w:color w:val="000000" w:themeColor="text1"/>
          <w:szCs w:val="20"/>
          <w:lang w:val="en-GB"/>
        </w:rPr>
        <w:t xml:space="preserve">or concatenated sequences markers </w:t>
      </w:r>
      <w:r w:rsidR="00F7403C" w:rsidRPr="001E5A04">
        <w:rPr>
          <w:color w:val="000000" w:themeColor="text1"/>
          <w:szCs w:val="20"/>
          <w:lang w:val="en-GB"/>
        </w:rPr>
        <w:t>have been used for increas</w:t>
      </w:r>
      <w:r w:rsidR="007B2773">
        <w:rPr>
          <w:color w:val="000000" w:themeColor="text1"/>
          <w:szCs w:val="20"/>
          <w:lang w:val="en-GB"/>
        </w:rPr>
        <w:t>ed</w:t>
      </w:r>
      <w:r w:rsidR="00F7403C" w:rsidRPr="001E5A04">
        <w:rPr>
          <w:color w:val="000000" w:themeColor="text1"/>
          <w:szCs w:val="20"/>
          <w:lang w:val="en-GB"/>
        </w:rPr>
        <w:t xml:space="preserve"> </w:t>
      </w:r>
      <w:r w:rsidR="00F62400">
        <w:rPr>
          <w:color w:val="000000" w:themeColor="text1"/>
          <w:szCs w:val="20"/>
          <w:lang w:val="en-GB"/>
        </w:rPr>
        <w:t xml:space="preserve">phylogenetic </w:t>
      </w:r>
      <w:r w:rsidR="00F7403C" w:rsidRPr="001E5A04">
        <w:rPr>
          <w:color w:val="000000" w:themeColor="text1"/>
          <w:szCs w:val="20"/>
          <w:lang w:val="en-GB"/>
        </w:rPr>
        <w:t xml:space="preserve">resolution </w:t>
      </w:r>
      <w:r w:rsidR="00F62400">
        <w:rPr>
          <w:color w:val="000000" w:themeColor="text1"/>
          <w:szCs w:val="20"/>
          <w:lang w:val="en-GB"/>
        </w:rPr>
        <w:t xml:space="preserve">at </w:t>
      </w:r>
      <w:r w:rsidR="00F7403C" w:rsidRPr="001E5A04">
        <w:rPr>
          <w:color w:val="000000" w:themeColor="text1"/>
          <w:szCs w:val="20"/>
          <w:lang w:val="en-GB"/>
        </w:rPr>
        <w:t>many levels in Angiosperms: ranging from studies</w:t>
      </w:r>
      <w:r w:rsidR="00420B4C">
        <w:rPr>
          <w:color w:val="000000" w:themeColor="text1"/>
          <w:szCs w:val="20"/>
          <w:lang w:val="en-GB"/>
        </w:rPr>
        <w:t xml:space="preserve"> up to order level</w:t>
      </w:r>
      <w:r w:rsidR="00F7403C" w:rsidRPr="001E5A04">
        <w:rPr>
          <w:color w:val="000000" w:themeColor="text1"/>
          <w:szCs w:val="20"/>
          <w:lang w:val="en-GB"/>
        </w:rPr>
        <w:t xml:space="preserve"> </w:t>
      </w:r>
      <w:r w:rsidR="008235EB" w:rsidRPr="001E5A04">
        <w:rPr>
          <w:color w:val="000000" w:themeColor="text1"/>
          <w:szCs w:val="20"/>
          <w:lang w:val="en-GB"/>
        </w:rPr>
        <w:t>(</w:t>
      </w:r>
      <w:r w:rsidR="00F7403C" w:rsidRPr="001E5A04">
        <w:rPr>
          <w:color w:val="000000" w:themeColor="text1"/>
          <w:szCs w:val="20"/>
          <w:lang w:val="en-GB"/>
        </w:rPr>
        <w:t xml:space="preserve">e. g. within Angiosperms, Chang </w:t>
      </w:r>
      <w:r w:rsidR="00F7403C" w:rsidRPr="00B9791D">
        <w:rPr>
          <w:i/>
          <w:color w:val="000000" w:themeColor="text1"/>
          <w:szCs w:val="20"/>
          <w:lang w:val="en-GB"/>
        </w:rPr>
        <w:t>et al</w:t>
      </w:r>
      <w:r w:rsidR="00B9791D">
        <w:rPr>
          <w:i/>
          <w:color w:val="000000" w:themeColor="text1"/>
          <w:szCs w:val="20"/>
          <w:lang w:val="en-GB"/>
        </w:rPr>
        <w:t>.</w:t>
      </w:r>
      <w:r w:rsidR="00F7403C" w:rsidRPr="001E5A04">
        <w:rPr>
          <w:color w:val="000000" w:themeColor="text1"/>
          <w:szCs w:val="20"/>
          <w:lang w:val="en-GB"/>
        </w:rPr>
        <w:t xml:space="preserve"> 2006</w:t>
      </w:r>
      <w:r w:rsidR="008F2411" w:rsidRPr="001E5A04">
        <w:rPr>
          <w:color w:val="000000" w:themeColor="text1"/>
          <w:szCs w:val="20"/>
          <w:lang w:val="en-GB"/>
        </w:rPr>
        <w:t>,</w:t>
      </w:r>
      <w:r w:rsidR="008235EB" w:rsidRPr="001E5A04">
        <w:rPr>
          <w:color w:val="000000" w:themeColor="text1"/>
          <w:szCs w:val="20"/>
          <w:lang w:val="en-GB"/>
        </w:rPr>
        <w:t xml:space="preserve"> Shaw 2007, Soltis </w:t>
      </w:r>
      <w:r w:rsidR="008235EB" w:rsidRPr="00B9791D">
        <w:rPr>
          <w:i/>
          <w:color w:val="000000" w:themeColor="text1"/>
          <w:szCs w:val="20"/>
          <w:lang w:val="en-GB"/>
        </w:rPr>
        <w:t>et al</w:t>
      </w:r>
      <w:r w:rsidR="00B9791D">
        <w:rPr>
          <w:i/>
          <w:color w:val="000000" w:themeColor="text1"/>
          <w:szCs w:val="20"/>
          <w:lang w:val="en-GB"/>
        </w:rPr>
        <w:t>.</w:t>
      </w:r>
      <w:r w:rsidR="008235EB" w:rsidRPr="001E5A04">
        <w:rPr>
          <w:color w:val="000000" w:themeColor="text1"/>
          <w:szCs w:val="20"/>
          <w:lang w:val="en-GB"/>
        </w:rPr>
        <w:t xml:space="preserve"> 2011</w:t>
      </w:r>
      <w:r w:rsidR="00F7403C" w:rsidRPr="001E5A04">
        <w:rPr>
          <w:color w:val="000000" w:themeColor="text1"/>
          <w:szCs w:val="20"/>
          <w:lang w:val="en-GB"/>
        </w:rPr>
        <w:t>)</w:t>
      </w:r>
      <w:r w:rsidR="00B9791D">
        <w:rPr>
          <w:color w:val="000000" w:themeColor="text1"/>
          <w:szCs w:val="20"/>
          <w:lang w:val="en-GB"/>
        </w:rPr>
        <w:t xml:space="preserve"> </w:t>
      </w:r>
      <w:r w:rsidR="00F7403C" w:rsidRPr="001E5A04">
        <w:rPr>
          <w:color w:val="000000" w:themeColor="text1"/>
          <w:szCs w:val="20"/>
          <w:lang w:val="en-GB"/>
        </w:rPr>
        <w:t>to species identification</w:t>
      </w:r>
      <w:r w:rsidR="008F2411" w:rsidRPr="001E5A04">
        <w:rPr>
          <w:color w:val="000000" w:themeColor="text1"/>
          <w:szCs w:val="20"/>
          <w:lang w:val="en-GB"/>
        </w:rPr>
        <w:t xml:space="preserve"> </w:t>
      </w:r>
      <w:r w:rsidR="00B9791D">
        <w:rPr>
          <w:color w:val="000000" w:themeColor="text1"/>
          <w:szCs w:val="20"/>
          <w:lang w:val="en-GB"/>
        </w:rPr>
        <w:t>and populatio</w:t>
      </w:r>
      <w:r w:rsidR="00EA74B5">
        <w:rPr>
          <w:color w:val="000000" w:themeColor="text1"/>
          <w:szCs w:val="20"/>
          <w:lang w:val="en-GB"/>
        </w:rPr>
        <w:t xml:space="preserve">n genomic </w:t>
      </w:r>
      <w:r w:rsidR="00B9791D">
        <w:rPr>
          <w:color w:val="000000" w:themeColor="text1"/>
          <w:szCs w:val="20"/>
          <w:lang w:val="en-GB"/>
        </w:rPr>
        <w:t xml:space="preserve">studies </w:t>
      </w:r>
      <w:r w:rsidR="008F2411" w:rsidRPr="001E5A04">
        <w:rPr>
          <w:color w:val="000000" w:themeColor="text1"/>
          <w:szCs w:val="20"/>
          <w:lang w:val="en-GB"/>
        </w:rPr>
        <w:t xml:space="preserve">(e. g. Yang </w:t>
      </w:r>
      <w:r w:rsidR="008F2411" w:rsidRPr="00B9791D">
        <w:rPr>
          <w:i/>
          <w:color w:val="000000" w:themeColor="text1"/>
          <w:szCs w:val="20"/>
          <w:lang w:val="en-GB"/>
        </w:rPr>
        <w:t>et al</w:t>
      </w:r>
      <w:r w:rsidR="00B9791D">
        <w:rPr>
          <w:i/>
          <w:color w:val="000000" w:themeColor="text1"/>
          <w:szCs w:val="20"/>
          <w:lang w:val="en-GB"/>
        </w:rPr>
        <w:t>.</w:t>
      </w:r>
      <w:r w:rsidR="008F2411" w:rsidRPr="001E5A04">
        <w:rPr>
          <w:color w:val="000000" w:themeColor="text1"/>
          <w:szCs w:val="20"/>
          <w:lang w:val="en-GB"/>
        </w:rPr>
        <w:t xml:space="preserve"> 2013, Jheng </w:t>
      </w:r>
      <w:r w:rsidR="008F2411" w:rsidRPr="00B9791D">
        <w:rPr>
          <w:i/>
          <w:color w:val="000000" w:themeColor="text1"/>
          <w:szCs w:val="20"/>
          <w:lang w:val="en-GB"/>
        </w:rPr>
        <w:t>et al</w:t>
      </w:r>
      <w:r w:rsidR="00B9791D">
        <w:rPr>
          <w:i/>
          <w:color w:val="000000" w:themeColor="text1"/>
          <w:szCs w:val="20"/>
          <w:lang w:val="en-GB"/>
        </w:rPr>
        <w:t>.</w:t>
      </w:r>
      <w:r w:rsidR="008F2411" w:rsidRPr="001E5A04">
        <w:rPr>
          <w:color w:val="000000" w:themeColor="text1"/>
          <w:szCs w:val="20"/>
          <w:lang w:val="en-GB"/>
        </w:rPr>
        <w:t xml:space="preserve"> 2012, Pan </w:t>
      </w:r>
      <w:r w:rsidR="008F2411" w:rsidRPr="00B9791D">
        <w:rPr>
          <w:i/>
          <w:color w:val="000000" w:themeColor="text1"/>
          <w:szCs w:val="20"/>
          <w:lang w:val="en-GB"/>
        </w:rPr>
        <w:t>et al</w:t>
      </w:r>
      <w:r w:rsidR="00B9791D">
        <w:rPr>
          <w:color w:val="000000" w:themeColor="text1"/>
          <w:szCs w:val="20"/>
          <w:lang w:val="en-GB"/>
        </w:rPr>
        <w:t>.</w:t>
      </w:r>
      <w:r w:rsidR="008F2411" w:rsidRPr="001E5A04">
        <w:rPr>
          <w:color w:val="000000" w:themeColor="text1"/>
          <w:szCs w:val="20"/>
          <w:lang w:val="en-GB"/>
        </w:rPr>
        <w:t xml:space="preserve"> 2012</w:t>
      </w:r>
      <w:r w:rsidR="00B9791D">
        <w:rPr>
          <w:color w:val="000000" w:themeColor="text1"/>
          <w:szCs w:val="20"/>
          <w:lang w:val="en-GB"/>
        </w:rPr>
        <w:t xml:space="preserve">, </w:t>
      </w:r>
      <w:r w:rsidR="000647E3">
        <w:rPr>
          <w:color w:val="000000" w:themeColor="text1"/>
          <w:szCs w:val="20"/>
          <w:lang w:val="en-GB"/>
        </w:rPr>
        <w:t xml:space="preserve">Doorduin </w:t>
      </w:r>
      <w:r w:rsidR="000647E3" w:rsidRPr="000647E3">
        <w:rPr>
          <w:i/>
          <w:color w:val="000000" w:themeColor="text1"/>
          <w:szCs w:val="20"/>
          <w:lang w:val="en-GB"/>
        </w:rPr>
        <w:t>et al.</w:t>
      </w:r>
      <w:r w:rsidR="000647E3">
        <w:rPr>
          <w:color w:val="000000" w:themeColor="text1"/>
          <w:szCs w:val="20"/>
          <w:lang w:val="en-GB"/>
        </w:rPr>
        <w:t xml:space="preserve"> 2011).</w:t>
      </w:r>
      <w:r w:rsidR="00AD51C8">
        <w:rPr>
          <w:color w:val="000000" w:themeColor="text1"/>
          <w:szCs w:val="20"/>
          <w:lang w:val="en-GB"/>
        </w:rPr>
        <w:t xml:space="preserve"> </w:t>
      </w:r>
    </w:p>
    <w:p w14:paraId="31B5037C" w14:textId="03EF91F5" w:rsidR="00DF1CD6" w:rsidRDefault="00DF072F" w:rsidP="00781817">
      <w:pPr>
        <w:pStyle w:val="Geenafstand"/>
        <w:ind w:firstLine="720"/>
        <w:rPr>
          <w:color w:val="000000" w:themeColor="text1"/>
          <w:szCs w:val="20"/>
          <w:lang w:val="en-GB"/>
        </w:rPr>
      </w:pPr>
      <w:r w:rsidRPr="000E39EA">
        <w:rPr>
          <w:szCs w:val="20"/>
          <w:lang w:val="en-GB"/>
        </w:rPr>
        <w:t>Phylogenetic studies within Cypripedioideae have been done using nuclear and plastid genes, and the topology of the subfamily ha</w:t>
      </w:r>
      <w:r w:rsidR="00420B4C">
        <w:rPr>
          <w:szCs w:val="20"/>
          <w:lang w:val="en-GB"/>
        </w:rPr>
        <w:t>s</w:t>
      </w:r>
      <w:r w:rsidRPr="000E39EA">
        <w:rPr>
          <w:szCs w:val="20"/>
          <w:lang w:val="en-GB"/>
        </w:rPr>
        <w:t xml:space="preserve"> become relatively well understood (Guo </w:t>
      </w:r>
      <w:r w:rsidRPr="000E39EA">
        <w:rPr>
          <w:i/>
          <w:szCs w:val="20"/>
          <w:lang w:val="en-GB"/>
        </w:rPr>
        <w:t>et al.</w:t>
      </w:r>
      <w:r w:rsidRPr="000E39EA">
        <w:rPr>
          <w:szCs w:val="20"/>
          <w:lang w:val="en-GB"/>
        </w:rPr>
        <w:t xml:space="preserve"> 2012). Contradiction is found in some aspects of the topology. For example, using morphological characters (Pfizter 1903) and genetic data (e.g. plastid </w:t>
      </w:r>
      <w:r w:rsidRPr="006C42B8">
        <w:rPr>
          <w:i/>
          <w:szCs w:val="20"/>
          <w:lang w:val="en-GB"/>
        </w:rPr>
        <w:t>rbc</w:t>
      </w:r>
      <w:r w:rsidRPr="000E39EA">
        <w:rPr>
          <w:szCs w:val="20"/>
          <w:lang w:val="en-GB"/>
        </w:rPr>
        <w:t>L</w:t>
      </w:r>
      <w:r w:rsidR="00420B4C">
        <w:rPr>
          <w:szCs w:val="20"/>
          <w:lang w:val="en-GB"/>
        </w:rPr>
        <w:t xml:space="preserve"> gene</w:t>
      </w:r>
      <w:r w:rsidRPr="000E39EA">
        <w:rPr>
          <w:szCs w:val="20"/>
          <w:lang w:val="en-GB"/>
        </w:rPr>
        <w:t>, Albeit 1994; nuclear nrDNA</w:t>
      </w:r>
      <w:r w:rsidR="00420B4C">
        <w:rPr>
          <w:szCs w:val="20"/>
          <w:lang w:val="en-GB"/>
        </w:rPr>
        <w:t xml:space="preserve"> </w:t>
      </w:r>
      <w:r w:rsidRPr="000E39EA">
        <w:rPr>
          <w:szCs w:val="20"/>
          <w:lang w:val="en-GB"/>
        </w:rPr>
        <w:t>ITS</w:t>
      </w:r>
      <w:r w:rsidR="00420B4C">
        <w:rPr>
          <w:szCs w:val="20"/>
          <w:lang w:val="en-GB"/>
        </w:rPr>
        <w:t xml:space="preserve"> regions</w:t>
      </w:r>
      <w:r w:rsidRPr="000E39EA">
        <w:rPr>
          <w:szCs w:val="20"/>
          <w:lang w:val="en-GB"/>
        </w:rPr>
        <w:t xml:space="preserve">, Cox </w:t>
      </w:r>
      <w:r w:rsidRPr="000E39EA">
        <w:rPr>
          <w:i/>
          <w:szCs w:val="20"/>
          <w:lang w:val="en-GB"/>
        </w:rPr>
        <w:t xml:space="preserve">et al. </w:t>
      </w:r>
      <w:r w:rsidRPr="000E39EA">
        <w:rPr>
          <w:szCs w:val="20"/>
          <w:lang w:val="en-GB"/>
        </w:rPr>
        <w:t xml:space="preserve">1997) have placed the genus </w:t>
      </w:r>
      <w:r w:rsidRPr="000E39EA">
        <w:rPr>
          <w:i/>
          <w:szCs w:val="20"/>
          <w:lang w:val="en-GB"/>
        </w:rPr>
        <w:t>Seleni</w:t>
      </w:r>
      <w:r w:rsidR="00420B4C">
        <w:rPr>
          <w:i/>
          <w:szCs w:val="20"/>
          <w:lang w:val="en-GB"/>
        </w:rPr>
        <w:t>pedi</w:t>
      </w:r>
      <w:r w:rsidRPr="000E39EA">
        <w:rPr>
          <w:i/>
          <w:szCs w:val="20"/>
          <w:lang w:val="en-GB"/>
        </w:rPr>
        <w:t>um</w:t>
      </w:r>
      <w:r w:rsidRPr="000E39EA">
        <w:rPr>
          <w:szCs w:val="20"/>
          <w:lang w:val="en-GB"/>
        </w:rPr>
        <w:t xml:space="preserve"> as sister clade </w:t>
      </w:r>
      <w:r w:rsidR="00420B4C">
        <w:rPr>
          <w:szCs w:val="20"/>
          <w:lang w:val="en-GB"/>
        </w:rPr>
        <w:t>to</w:t>
      </w:r>
      <w:r w:rsidRPr="000E39EA">
        <w:rPr>
          <w:szCs w:val="20"/>
          <w:lang w:val="en-GB"/>
        </w:rPr>
        <w:t xml:space="preserve"> other slipper orchids. </w:t>
      </w:r>
      <w:r w:rsidR="00420B4C">
        <w:rPr>
          <w:szCs w:val="20"/>
          <w:lang w:val="en-GB"/>
        </w:rPr>
        <w:t>O</w:t>
      </w:r>
      <w:r w:rsidRPr="000E39EA">
        <w:rPr>
          <w:szCs w:val="20"/>
          <w:lang w:val="en-GB"/>
        </w:rPr>
        <w:t xml:space="preserve">n the other hand, studies that used low copy nuclear genes </w:t>
      </w:r>
      <w:r w:rsidR="00DE222E">
        <w:rPr>
          <w:szCs w:val="20"/>
          <w:lang w:val="en-GB"/>
        </w:rPr>
        <w:t>Xdh</w:t>
      </w:r>
      <w:r w:rsidRPr="000E39EA">
        <w:rPr>
          <w:szCs w:val="20"/>
          <w:lang w:val="en-GB"/>
        </w:rPr>
        <w:t xml:space="preserve"> (Cameron 2006), plastid genes </w:t>
      </w:r>
      <w:r w:rsidR="00DE222E" w:rsidRPr="006C42B8">
        <w:rPr>
          <w:i/>
          <w:szCs w:val="20"/>
          <w:lang w:val="en-GB"/>
        </w:rPr>
        <w:t>atpB</w:t>
      </w:r>
      <w:r w:rsidR="00DE222E">
        <w:rPr>
          <w:szCs w:val="20"/>
          <w:lang w:val="en-GB"/>
        </w:rPr>
        <w:t xml:space="preserve">, </w:t>
      </w:r>
      <w:r w:rsidRPr="006C42B8">
        <w:rPr>
          <w:i/>
          <w:szCs w:val="20"/>
          <w:lang w:val="en-GB"/>
        </w:rPr>
        <w:t>mat</w:t>
      </w:r>
      <w:r w:rsidRPr="000E39EA">
        <w:rPr>
          <w:szCs w:val="20"/>
          <w:lang w:val="en-GB"/>
        </w:rPr>
        <w:t xml:space="preserve">K and </w:t>
      </w:r>
      <w:r w:rsidRPr="006C42B8">
        <w:rPr>
          <w:i/>
          <w:szCs w:val="20"/>
          <w:lang w:val="en-GB"/>
        </w:rPr>
        <w:t>rbc</w:t>
      </w:r>
      <w:r w:rsidRPr="000E39EA">
        <w:rPr>
          <w:szCs w:val="20"/>
          <w:lang w:val="en-GB"/>
        </w:rPr>
        <w:t>L (Freudenstein</w:t>
      </w:r>
      <w:r w:rsidRPr="000E39EA">
        <w:rPr>
          <w:i/>
          <w:szCs w:val="20"/>
          <w:lang w:val="en-GB"/>
        </w:rPr>
        <w:t xml:space="preserve"> et al. </w:t>
      </w:r>
      <w:r w:rsidRPr="000E39EA">
        <w:rPr>
          <w:szCs w:val="20"/>
          <w:lang w:val="en-GB"/>
        </w:rPr>
        <w:t>2003), and a combined dataset using plastid sequences (</w:t>
      </w:r>
      <w:r w:rsidRPr="006C42B8">
        <w:rPr>
          <w:i/>
          <w:szCs w:val="20"/>
          <w:lang w:val="en-GB"/>
        </w:rPr>
        <w:t>mat</w:t>
      </w:r>
      <w:r w:rsidRPr="000E39EA">
        <w:rPr>
          <w:szCs w:val="20"/>
          <w:lang w:val="en-GB"/>
        </w:rPr>
        <w:t xml:space="preserve">K, </w:t>
      </w:r>
      <w:r w:rsidRPr="006C42B8">
        <w:rPr>
          <w:i/>
          <w:szCs w:val="20"/>
          <w:lang w:val="en-GB"/>
        </w:rPr>
        <w:t>rbc</w:t>
      </w:r>
      <w:r w:rsidRPr="000E39EA">
        <w:rPr>
          <w:szCs w:val="20"/>
          <w:lang w:val="en-GB"/>
        </w:rPr>
        <w:t xml:space="preserve">L, </w:t>
      </w:r>
      <w:r w:rsidRPr="006C42B8">
        <w:rPr>
          <w:i/>
          <w:szCs w:val="20"/>
          <w:lang w:val="en-GB"/>
        </w:rPr>
        <w:t>rpo</w:t>
      </w:r>
      <w:r w:rsidRPr="000E39EA">
        <w:rPr>
          <w:szCs w:val="20"/>
          <w:lang w:val="en-GB"/>
        </w:rPr>
        <w:t>c1,</w:t>
      </w:r>
      <w:r w:rsidR="00DE222E">
        <w:rPr>
          <w:szCs w:val="20"/>
          <w:lang w:val="en-GB"/>
        </w:rPr>
        <w:t xml:space="preserve"> </w:t>
      </w:r>
      <w:r w:rsidRPr="006C42B8">
        <w:rPr>
          <w:i/>
          <w:szCs w:val="20"/>
          <w:lang w:val="en-GB"/>
        </w:rPr>
        <w:t>rpo</w:t>
      </w:r>
      <w:r w:rsidRPr="000E39EA">
        <w:rPr>
          <w:szCs w:val="20"/>
          <w:lang w:val="en-GB"/>
        </w:rPr>
        <w:t>c2,</w:t>
      </w:r>
      <w:r w:rsidR="00DE222E">
        <w:rPr>
          <w:szCs w:val="20"/>
          <w:lang w:val="en-GB"/>
        </w:rPr>
        <w:t xml:space="preserve"> </w:t>
      </w:r>
      <w:r w:rsidRPr="006C42B8">
        <w:rPr>
          <w:i/>
          <w:szCs w:val="20"/>
          <w:lang w:val="en-GB"/>
        </w:rPr>
        <w:t>ycf</w:t>
      </w:r>
      <w:r w:rsidRPr="000E39EA">
        <w:rPr>
          <w:szCs w:val="20"/>
          <w:lang w:val="en-GB"/>
        </w:rPr>
        <w:t xml:space="preserve">1, </w:t>
      </w:r>
      <w:r w:rsidRPr="006C42B8">
        <w:rPr>
          <w:i/>
          <w:szCs w:val="20"/>
          <w:lang w:val="en-GB"/>
        </w:rPr>
        <w:t>ycf</w:t>
      </w:r>
      <w:r w:rsidRPr="000E39EA">
        <w:rPr>
          <w:szCs w:val="20"/>
          <w:lang w:val="en-GB"/>
        </w:rPr>
        <w:t xml:space="preserve">2) and low copy nuclear exons (ACO and </w:t>
      </w:r>
      <w:r w:rsidR="00DE222E">
        <w:rPr>
          <w:szCs w:val="20"/>
          <w:lang w:val="en-GB"/>
        </w:rPr>
        <w:t>Leafy</w:t>
      </w:r>
      <w:r w:rsidRPr="000E39EA">
        <w:rPr>
          <w:szCs w:val="20"/>
          <w:lang w:val="en-GB"/>
        </w:rPr>
        <w:t xml:space="preserve">) (Guo </w:t>
      </w:r>
      <w:r w:rsidRPr="000E39EA">
        <w:rPr>
          <w:i/>
          <w:szCs w:val="20"/>
          <w:lang w:val="en-GB"/>
        </w:rPr>
        <w:t>et al</w:t>
      </w:r>
      <w:r w:rsidRPr="000E39EA">
        <w:rPr>
          <w:szCs w:val="20"/>
          <w:lang w:val="en-GB"/>
        </w:rPr>
        <w:t xml:space="preserve"> 2012). The position of Cypripedioideae </w:t>
      </w:r>
      <w:r w:rsidR="007B2773">
        <w:rPr>
          <w:szCs w:val="20"/>
          <w:lang w:val="en-GB"/>
        </w:rPr>
        <w:t xml:space="preserve">within Orchidaceae </w:t>
      </w:r>
      <w:r w:rsidRPr="000E39EA">
        <w:rPr>
          <w:szCs w:val="20"/>
          <w:lang w:val="en-GB"/>
        </w:rPr>
        <w:t xml:space="preserve">is still uncertain based on </w:t>
      </w:r>
      <w:r w:rsidR="007B2773">
        <w:rPr>
          <w:szCs w:val="20"/>
          <w:lang w:val="en-GB"/>
        </w:rPr>
        <w:t xml:space="preserve">DNA sequence </w:t>
      </w:r>
      <w:r w:rsidRPr="000E39EA">
        <w:rPr>
          <w:szCs w:val="20"/>
          <w:lang w:val="en-GB"/>
        </w:rPr>
        <w:t xml:space="preserve">data </w:t>
      </w:r>
      <w:r w:rsidR="007B2773">
        <w:rPr>
          <w:szCs w:val="20"/>
          <w:lang w:val="en-GB"/>
        </w:rPr>
        <w:t xml:space="preserve">comparisons </w:t>
      </w:r>
      <w:r w:rsidRPr="000E39EA">
        <w:rPr>
          <w:szCs w:val="20"/>
          <w:lang w:val="en-GB"/>
        </w:rPr>
        <w:t>(Stevens 2001</w:t>
      </w:r>
      <w:r>
        <w:rPr>
          <w:szCs w:val="20"/>
          <w:lang w:val="en-GB"/>
        </w:rPr>
        <w:t xml:space="preserve"> onwards). Figures 1 and 2 show</w:t>
      </w:r>
      <w:r w:rsidRPr="000E39EA">
        <w:rPr>
          <w:szCs w:val="20"/>
          <w:lang w:val="en-GB"/>
        </w:rPr>
        <w:t xml:space="preserve"> a cladogram of the subfamilies </w:t>
      </w:r>
      <w:r w:rsidR="00DE222E">
        <w:rPr>
          <w:szCs w:val="20"/>
          <w:lang w:val="en-GB"/>
        </w:rPr>
        <w:t>of the</w:t>
      </w:r>
      <w:r w:rsidRPr="000E39EA">
        <w:rPr>
          <w:szCs w:val="20"/>
          <w:lang w:val="en-GB"/>
        </w:rPr>
        <w:t xml:space="preserve"> Orchidaceae.</w:t>
      </w:r>
      <w:r>
        <w:rPr>
          <w:szCs w:val="20"/>
          <w:lang w:val="en-GB"/>
        </w:rPr>
        <w:t xml:space="preserve"> </w:t>
      </w:r>
      <w:r w:rsidR="008609A9" w:rsidRPr="00DE222E">
        <w:rPr>
          <w:szCs w:val="20"/>
          <w:lang w:val="en-GB"/>
        </w:rPr>
        <w:t xml:space="preserve">Figure 1 resumes the </w:t>
      </w:r>
      <w:r w:rsidR="008609A9" w:rsidRPr="006C42B8">
        <w:rPr>
          <w:szCs w:val="20"/>
          <w:lang w:val="en-GB"/>
        </w:rPr>
        <w:t xml:space="preserve">topology patterns from Simpson (2010), Cameron </w:t>
      </w:r>
      <w:r w:rsidR="008609A9" w:rsidRPr="006C42B8">
        <w:rPr>
          <w:i/>
          <w:szCs w:val="20"/>
          <w:lang w:val="en-GB"/>
        </w:rPr>
        <w:t>et al</w:t>
      </w:r>
      <w:r w:rsidR="008609A9" w:rsidRPr="006C42B8">
        <w:rPr>
          <w:szCs w:val="20"/>
          <w:lang w:val="en-GB"/>
        </w:rPr>
        <w:t xml:space="preserve">. (2006), Singer </w:t>
      </w:r>
      <w:r w:rsidR="008609A9" w:rsidRPr="006C42B8">
        <w:rPr>
          <w:i/>
          <w:szCs w:val="20"/>
          <w:lang w:val="en-GB"/>
        </w:rPr>
        <w:t>et al.</w:t>
      </w:r>
      <w:r w:rsidR="008609A9" w:rsidRPr="006C42B8">
        <w:rPr>
          <w:szCs w:val="20"/>
          <w:lang w:val="en-GB"/>
        </w:rPr>
        <w:t xml:space="preserve"> (2008), Chase </w:t>
      </w:r>
      <w:r w:rsidR="008609A9" w:rsidRPr="006C42B8">
        <w:rPr>
          <w:i/>
          <w:szCs w:val="20"/>
          <w:lang w:val="en-GB"/>
        </w:rPr>
        <w:t>et al.</w:t>
      </w:r>
      <w:r w:rsidR="008609A9" w:rsidRPr="006C42B8">
        <w:rPr>
          <w:szCs w:val="20"/>
          <w:lang w:val="en-GB"/>
        </w:rPr>
        <w:t xml:space="preserve"> (2003) and APG tree ( Stevens, P.F. 2001 onwards).</w:t>
      </w:r>
      <w:r w:rsidR="008609A9">
        <w:rPr>
          <w:sz w:val="16"/>
          <w:szCs w:val="16"/>
          <w:lang w:val="en-GB"/>
        </w:rPr>
        <w:t xml:space="preserve"> </w:t>
      </w:r>
      <w:r w:rsidR="00D34F05">
        <w:rPr>
          <w:color w:val="000000" w:themeColor="text1"/>
          <w:szCs w:val="20"/>
          <w:lang w:val="en-GB"/>
        </w:rPr>
        <w:t xml:space="preserve">The use of historical DNA in genomics have become achievable </w:t>
      </w:r>
      <w:r w:rsidR="00B743E9">
        <w:rPr>
          <w:color w:val="000000" w:themeColor="text1"/>
          <w:szCs w:val="20"/>
          <w:lang w:val="en-GB"/>
        </w:rPr>
        <w:t xml:space="preserve">with NGS methods, and complete genomes of </w:t>
      </w:r>
      <w:r w:rsidR="00F154CC">
        <w:rPr>
          <w:color w:val="000000" w:themeColor="text1"/>
          <w:szCs w:val="20"/>
          <w:lang w:val="en-GB"/>
        </w:rPr>
        <w:t xml:space="preserve">plant </w:t>
      </w:r>
      <w:r w:rsidR="00B743E9">
        <w:rPr>
          <w:color w:val="000000" w:themeColor="text1"/>
          <w:szCs w:val="20"/>
          <w:lang w:val="en-GB"/>
        </w:rPr>
        <w:t xml:space="preserve">and animal collection specimens have been successfully sequenced (Staats </w:t>
      </w:r>
      <w:r w:rsidR="00B743E9" w:rsidRPr="00B743E9">
        <w:rPr>
          <w:i/>
          <w:color w:val="000000" w:themeColor="text1"/>
          <w:szCs w:val="20"/>
          <w:lang w:val="en-GB"/>
        </w:rPr>
        <w:t xml:space="preserve">et al. </w:t>
      </w:r>
      <w:r w:rsidR="00B743E9">
        <w:rPr>
          <w:color w:val="000000" w:themeColor="text1"/>
          <w:szCs w:val="20"/>
          <w:lang w:val="en-GB"/>
        </w:rPr>
        <w:t xml:space="preserve">2013). Dry-preserved organisms have high levels of DNA degradation, </w:t>
      </w:r>
      <w:r w:rsidR="00D760B2">
        <w:rPr>
          <w:color w:val="000000" w:themeColor="text1"/>
          <w:szCs w:val="20"/>
          <w:lang w:val="en-GB"/>
        </w:rPr>
        <w:t>impairing PCR-amplifying reactions that are crucial for Sanger sequencing. NGS approaches, however, do not rely on large DNA fragments but in short molecules of 100-300</w:t>
      </w:r>
      <w:del w:id="121" w:author="Vos, R.A." w:date="2014-04-14T12:20:00Z">
        <w:r w:rsidR="00D760B2" w:rsidDel="00DD40AF">
          <w:rPr>
            <w:color w:val="000000" w:themeColor="text1"/>
            <w:szCs w:val="20"/>
            <w:lang w:val="en-GB"/>
          </w:rPr>
          <w:delText xml:space="preserve"> </w:delText>
        </w:r>
      </w:del>
      <w:r w:rsidR="00D760B2">
        <w:rPr>
          <w:color w:val="000000" w:themeColor="text1"/>
          <w:szCs w:val="20"/>
          <w:lang w:val="en-GB"/>
        </w:rPr>
        <w:t xml:space="preserve">bp as templates (Staats </w:t>
      </w:r>
      <w:r w:rsidR="00D760B2" w:rsidRPr="00D760B2">
        <w:rPr>
          <w:i/>
          <w:color w:val="000000" w:themeColor="text1"/>
          <w:szCs w:val="20"/>
          <w:lang w:val="en-GB"/>
        </w:rPr>
        <w:t>et al.</w:t>
      </w:r>
      <w:r w:rsidR="00BA58AB">
        <w:rPr>
          <w:color w:val="000000" w:themeColor="text1"/>
          <w:szCs w:val="20"/>
          <w:lang w:val="en-GB"/>
        </w:rPr>
        <w:t xml:space="preserve"> 2013). </w:t>
      </w:r>
      <w:r w:rsidR="00AD51C8">
        <w:rPr>
          <w:color w:val="000000" w:themeColor="text1"/>
          <w:szCs w:val="20"/>
          <w:lang w:val="en-GB"/>
        </w:rPr>
        <w:t>Reliable sequence data can be obtained from herbarium specimens</w:t>
      </w:r>
      <w:r w:rsidR="00781817">
        <w:rPr>
          <w:color w:val="000000" w:themeColor="text1"/>
          <w:szCs w:val="20"/>
          <w:lang w:val="en-GB"/>
        </w:rPr>
        <w:t xml:space="preserve"> (Staats</w:t>
      </w:r>
      <w:r w:rsidR="00781817" w:rsidRPr="00AD51C8">
        <w:rPr>
          <w:i/>
          <w:color w:val="000000" w:themeColor="text1"/>
          <w:szCs w:val="20"/>
          <w:lang w:val="en-GB"/>
        </w:rPr>
        <w:t xml:space="preserve"> et al </w:t>
      </w:r>
      <w:r w:rsidR="00781817">
        <w:rPr>
          <w:color w:val="000000" w:themeColor="text1"/>
          <w:szCs w:val="20"/>
          <w:lang w:val="en-GB"/>
        </w:rPr>
        <w:t>2011),</w:t>
      </w:r>
      <w:r w:rsidR="00781817" w:rsidRPr="00781817">
        <w:rPr>
          <w:color w:val="000000" w:themeColor="text1"/>
          <w:szCs w:val="20"/>
          <w:lang w:val="en-GB"/>
        </w:rPr>
        <w:t xml:space="preserve"> </w:t>
      </w:r>
      <w:r w:rsidR="00781817">
        <w:rPr>
          <w:color w:val="000000" w:themeColor="text1"/>
          <w:szCs w:val="20"/>
          <w:lang w:val="en-GB"/>
        </w:rPr>
        <w:t>providing an opportunity to explore historical DNA in a phylogenetic context.</w:t>
      </w:r>
    </w:p>
    <w:p w14:paraId="5A0306CF" w14:textId="132E3E1D" w:rsidR="008A582C" w:rsidRPr="008A582C" w:rsidRDefault="00EC26C6" w:rsidP="00781817">
      <w:pPr>
        <w:pStyle w:val="Geenafstand"/>
        <w:ind w:firstLine="720"/>
        <w:rPr>
          <w:szCs w:val="20"/>
        </w:rPr>
      </w:pPr>
      <w:r>
        <w:rPr>
          <w:color w:val="000000" w:themeColor="text1"/>
          <w:szCs w:val="20"/>
          <w:lang w:val="en-GB"/>
        </w:rPr>
        <w:t>The present study propose</w:t>
      </w:r>
      <w:r w:rsidR="00DE222E">
        <w:rPr>
          <w:color w:val="000000" w:themeColor="text1"/>
          <w:szCs w:val="20"/>
          <w:lang w:val="en-GB"/>
        </w:rPr>
        <w:t>s</w:t>
      </w:r>
      <w:r>
        <w:rPr>
          <w:color w:val="000000" w:themeColor="text1"/>
          <w:szCs w:val="20"/>
          <w:lang w:val="en-GB"/>
        </w:rPr>
        <w:t xml:space="preserve"> to assembly complete plastome </w:t>
      </w:r>
      <w:r w:rsidR="000E39EA">
        <w:rPr>
          <w:color w:val="000000" w:themeColor="text1"/>
          <w:szCs w:val="20"/>
          <w:lang w:val="en-GB"/>
        </w:rPr>
        <w:t xml:space="preserve">(cpDNA) from </w:t>
      </w:r>
      <w:r>
        <w:rPr>
          <w:color w:val="000000" w:themeColor="text1"/>
          <w:szCs w:val="20"/>
          <w:lang w:val="en-GB"/>
        </w:rPr>
        <w:t xml:space="preserve">two </w:t>
      </w:r>
      <w:r>
        <w:rPr>
          <w:i/>
          <w:color w:val="000000" w:themeColor="text1"/>
          <w:szCs w:val="20"/>
          <w:lang w:val="en-GB"/>
        </w:rPr>
        <w:t>Paphiopedilu</w:t>
      </w:r>
      <w:r w:rsidRPr="00EC26C6">
        <w:rPr>
          <w:i/>
          <w:color w:val="000000" w:themeColor="text1"/>
          <w:szCs w:val="20"/>
          <w:lang w:val="en-GB"/>
        </w:rPr>
        <w:t>m barbatum</w:t>
      </w:r>
      <w:r>
        <w:rPr>
          <w:color w:val="000000" w:themeColor="text1"/>
          <w:szCs w:val="20"/>
          <w:lang w:val="en-GB"/>
        </w:rPr>
        <w:t xml:space="preserve"> </w:t>
      </w:r>
      <w:r w:rsidR="000E39EA" w:rsidRPr="00CD3785">
        <w:rPr>
          <w:szCs w:val="20"/>
          <w:lang w:val="en-GB"/>
        </w:rPr>
        <w:t>(Lindl.) Pfitzer</w:t>
      </w:r>
      <w:r w:rsidR="000E39EA">
        <w:rPr>
          <w:color w:val="000000" w:themeColor="text1"/>
          <w:szCs w:val="20"/>
          <w:lang w:val="en-GB"/>
        </w:rPr>
        <w:t xml:space="preserve"> </w:t>
      </w:r>
      <w:r>
        <w:rPr>
          <w:color w:val="000000" w:themeColor="text1"/>
          <w:szCs w:val="20"/>
          <w:lang w:val="en-GB"/>
        </w:rPr>
        <w:t>herbarium specime</w:t>
      </w:r>
      <w:r w:rsidR="000E39EA">
        <w:rPr>
          <w:color w:val="000000" w:themeColor="text1"/>
          <w:szCs w:val="20"/>
          <w:lang w:val="en-GB"/>
        </w:rPr>
        <w:t>n</w:t>
      </w:r>
      <w:r>
        <w:rPr>
          <w:color w:val="000000" w:themeColor="text1"/>
          <w:szCs w:val="20"/>
          <w:lang w:val="en-GB"/>
        </w:rPr>
        <w:t xml:space="preserve">s </w:t>
      </w:r>
      <w:r w:rsidR="00995FF4">
        <w:rPr>
          <w:color w:val="000000" w:themeColor="text1"/>
          <w:szCs w:val="20"/>
          <w:lang w:val="en-GB"/>
        </w:rPr>
        <w:t xml:space="preserve">(as </w:t>
      </w:r>
      <w:r>
        <w:rPr>
          <w:color w:val="000000" w:themeColor="text1"/>
          <w:szCs w:val="20"/>
          <w:lang w:val="en-GB"/>
        </w:rPr>
        <w:t xml:space="preserve">part of </w:t>
      </w:r>
      <w:r w:rsidR="00DE222E">
        <w:rPr>
          <w:color w:val="000000" w:themeColor="text1"/>
          <w:szCs w:val="20"/>
          <w:lang w:val="en-GB"/>
        </w:rPr>
        <w:t xml:space="preserve">a </w:t>
      </w:r>
      <w:r>
        <w:rPr>
          <w:color w:val="000000" w:themeColor="text1"/>
          <w:szCs w:val="20"/>
          <w:lang w:val="en-GB"/>
        </w:rPr>
        <w:t>SYNTHESYS project</w:t>
      </w:r>
      <w:r w:rsidR="00995FF4">
        <w:rPr>
          <w:color w:val="000000" w:themeColor="text1"/>
          <w:szCs w:val="20"/>
          <w:lang w:val="en-GB"/>
        </w:rPr>
        <w:t>)</w:t>
      </w:r>
      <w:r>
        <w:rPr>
          <w:color w:val="000000" w:themeColor="text1"/>
          <w:szCs w:val="20"/>
          <w:lang w:val="en-GB"/>
        </w:rPr>
        <w:t>.</w:t>
      </w:r>
      <w:ins w:id="122" w:author="Julia Faillace Thiesen" w:date="2014-04-10T14:17:00Z">
        <w:r w:rsidR="00F819A3">
          <w:rPr>
            <w:color w:val="000000" w:themeColor="text1"/>
            <w:szCs w:val="20"/>
            <w:lang w:val="en-GB"/>
          </w:rPr>
          <w:t xml:space="preserve"> </w:t>
        </w:r>
      </w:ins>
      <w:del w:id="123" w:author="Julia Faillace Thiesen" w:date="2014-04-10T14:17:00Z">
        <w:r w:rsidDel="00F819A3">
          <w:rPr>
            <w:color w:val="000000" w:themeColor="text1"/>
            <w:szCs w:val="20"/>
            <w:lang w:val="en-GB"/>
          </w:rPr>
          <w:delText xml:space="preserve"> </w:delText>
        </w:r>
      </w:del>
      <w:r w:rsidR="000E39EA">
        <w:rPr>
          <w:color w:val="000000" w:themeColor="text1"/>
          <w:szCs w:val="20"/>
          <w:lang w:val="en-GB"/>
        </w:rPr>
        <w:t>Aiming to</w:t>
      </w:r>
      <w:r>
        <w:rPr>
          <w:color w:val="000000" w:themeColor="text1"/>
          <w:szCs w:val="20"/>
          <w:lang w:val="en-GB"/>
        </w:rPr>
        <w:t xml:space="preserve"> explore </w:t>
      </w:r>
      <w:r w:rsidR="000E39EA">
        <w:rPr>
          <w:color w:val="000000" w:themeColor="text1"/>
          <w:szCs w:val="20"/>
          <w:lang w:val="en-GB"/>
        </w:rPr>
        <w:t xml:space="preserve">rapidly evolving non-coding plastid regions (NCPs) and to detect phylogenetic informative markers, the </w:t>
      </w:r>
      <w:r w:rsidR="000E39EA" w:rsidRPr="000E39EA">
        <w:rPr>
          <w:i/>
          <w:color w:val="000000" w:themeColor="text1"/>
          <w:szCs w:val="20"/>
          <w:lang w:val="en-GB"/>
        </w:rPr>
        <w:t>P. barbatum</w:t>
      </w:r>
      <w:r w:rsidR="000E39EA">
        <w:rPr>
          <w:color w:val="000000" w:themeColor="text1"/>
          <w:szCs w:val="20"/>
          <w:lang w:val="en-GB"/>
        </w:rPr>
        <w:t xml:space="preserve"> cpDNA will be compared with other available orchid cpDNA.  </w:t>
      </w:r>
      <w:r w:rsidR="00F35663">
        <w:rPr>
          <w:color w:val="000000" w:themeColor="text1"/>
          <w:szCs w:val="20"/>
          <w:lang w:val="en-GB"/>
        </w:rPr>
        <w:t xml:space="preserve">This study will also contribute to orchid phylogetic studies, as it will increase the sampling of whole chloroplast genome within Orchidaceae, and more precisely within Cypripedioideae. </w:t>
      </w:r>
      <w:r w:rsidR="00147BAF">
        <w:rPr>
          <w:szCs w:val="20"/>
          <w:lang w:val="en-GB"/>
        </w:rPr>
        <w:t>Ongoing studies within the subfamily are being conducted by dr. Gravendeel (</w:t>
      </w:r>
      <w:r w:rsidR="008A582C">
        <w:rPr>
          <w:szCs w:val="20"/>
          <w:lang w:val="en-GB"/>
        </w:rPr>
        <w:t xml:space="preserve">Naturalis, Leiden; </w:t>
      </w:r>
      <w:r w:rsidR="00147BAF">
        <w:rPr>
          <w:szCs w:val="20"/>
          <w:lang w:val="en-GB"/>
        </w:rPr>
        <w:t>pers. comm.),</w:t>
      </w:r>
      <w:r w:rsidR="008A582C" w:rsidRPr="008A582C">
        <w:rPr>
          <w:szCs w:val="20"/>
          <w:lang w:val="en-GB"/>
        </w:rPr>
        <w:t xml:space="preserve"> </w:t>
      </w:r>
      <w:r w:rsidR="008A582C" w:rsidRPr="002D400C">
        <w:rPr>
          <w:szCs w:val="20"/>
          <w:lang w:val="en-GB"/>
        </w:rPr>
        <w:t>and other species from the subfamily had their complete cpDNA sequenced and soon are going to be su</w:t>
      </w:r>
      <w:r w:rsidR="00F154CC">
        <w:rPr>
          <w:szCs w:val="20"/>
          <w:lang w:val="en-GB"/>
        </w:rPr>
        <w:t>b</w:t>
      </w:r>
      <w:r w:rsidR="008A582C" w:rsidRPr="002D400C">
        <w:rPr>
          <w:szCs w:val="20"/>
          <w:lang w:val="en-GB"/>
        </w:rPr>
        <w:t>mi</w:t>
      </w:r>
      <w:r w:rsidR="00F154CC">
        <w:rPr>
          <w:szCs w:val="20"/>
          <w:lang w:val="en-GB"/>
        </w:rPr>
        <w:t>t</w:t>
      </w:r>
      <w:r w:rsidR="008A582C" w:rsidRPr="002D400C">
        <w:rPr>
          <w:szCs w:val="20"/>
          <w:lang w:val="en-GB"/>
        </w:rPr>
        <w:t xml:space="preserve">ted to </w:t>
      </w:r>
      <w:r w:rsidR="00250E26">
        <w:rPr>
          <w:szCs w:val="20"/>
          <w:lang w:val="en-GB"/>
        </w:rPr>
        <w:t xml:space="preserve">NCBI </w:t>
      </w:r>
      <w:r w:rsidR="008A582C" w:rsidRPr="002D400C">
        <w:rPr>
          <w:szCs w:val="20"/>
          <w:lang w:val="en-GB"/>
        </w:rPr>
        <w:t xml:space="preserve">GenBank. </w:t>
      </w:r>
    </w:p>
    <w:p w14:paraId="4D9FA0A2" w14:textId="6F4F7438" w:rsidR="00995FF4" w:rsidRPr="00183A6E" w:rsidRDefault="000A75D3" w:rsidP="008A582C">
      <w:pPr>
        <w:pStyle w:val="Geenafstand"/>
        <w:ind w:firstLine="720"/>
        <w:rPr>
          <w:ins w:id="124" w:author="Julia Faillace Thiesen" w:date="2014-04-09T16:07:00Z"/>
          <w:rFonts w:eastAsia="Times New Roman"/>
          <w:color w:val="000000" w:themeColor="text1"/>
          <w:szCs w:val="20"/>
          <w:lang w:val="en-GB" w:eastAsia="en-GB"/>
          <w:rPrChange w:id="125" w:author="Julia Faillace Thiesen" w:date="2014-04-11T17:08:00Z">
            <w:rPr>
              <w:ins w:id="126" w:author="Julia Faillace Thiesen" w:date="2014-04-09T16:07:00Z"/>
              <w:rFonts w:eastAsia="Times New Roman"/>
              <w:szCs w:val="20"/>
              <w:lang w:val="en-GB" w:eastAsia="en-GB"/>
            </w:rPr>
          </w:rPrChange>
        </w:rPr>
      </w:pPr>
      <w:r>
        <w:rPr>
          <w:szCs w:val="20"/>
          <w:lang w:val="en-GB"/>
        </w:rPr>
        <w:t xml:space="preserve"> T</w:t>
      </w:r>
      <w:r w:rsidR="00147BAF">
        <w:rPr>
          <w:szCs w:val="20"/>
          <w:lang w:val="en-GB"/>
        </w:rPr>
        <w:t>he present study intent</w:t>
      </w:r>
      <w:r w:rsidR="00F154CC">
        <w:rPr>
          <w:szCs w:val="20"/>
          <w:lang w:val="en-GB"/>
        </w:rPr>
        <w:t>s</w:t>
      </w:r>
      <w:r w:rsidR="00147BAF">
        <w:rPr>
          <w:szCs w:val="20"/>
          <w:lang w:val="en-GB"/>
        </w:rPr>
        <w:t xml:space="preserve"> to contribute </w:t>
      </w:r>
      <w:r w:rsidR="00250E26">
        <w:rPr>
          <w:szCs w:val="20"/>
          <w:lang w:val="en-GB"/>
        </w:rPr>
        <w:t>to this study by adding one, possibly two</w:t>
      </w:r>
      <w:r w:rsidR="00147BAF">
        <w:rPr>
          <w:szCs w:val="20"/>
          <w:lang w:val="en-GB"/>
        </w:rPr>
        <w:t xml:space="preserve"> </w:t>
      </w:r>
      <w:r w:rsidR="00147BAF" w:rsidRPr="00147BAF">
        <w:rPr>
          <w:i/>
          <w:szCs w:val="20"/>
          <w:lang w:val="en-GB"/>
        </w:rPr>
        <w:t xml:space="preserve">P. barbatum </w:t>
      </w:r>
      <w:r w:rsidR="00250E26">
        <w:rPr>
          <w:szCs w:val="20"/>
          <w:lang w:val="en-GB"/>
        </w:rPr>
        <w:t xml:space="preserve">full chloroplast genomes, in addition to two already sequenced chloroplast genomes of </w:t>
      </w:r>
      <w:r w:rsidR="00250E26" w:rsidRPr="006C42B8">
        <w:rPr>
          <w:i/>
          <w:szCs w:val="20"/>
          <w:lang w:val="en-GB"/>
        </w:rPr>
        <w:t>Cyp</w:t>
      </w:r>
      <w:r w:rsidR="005A0142">
        <w:rPr>
          <w:i/>
          <w:szCs w:val="20"/>
          <w:lang w:val="en-GB"/>
        </w:rPr>
        <w:t>r</w:t>
      </w:r>
      <w:r w:rsidR="00250E26" w:rsidRPr="006C42B8">
        <w:rPr>
          <w:i/>
          <w:szCs w:val="20"/>
          <w:lang w:val="en-GB"/>
        </w:rPr>
        <w:t>ipedium calceolus</w:t>
      </w:r>
      <w:r w:rsidR="00250E26">
        <w:rPr>
          <w:szCs w:val="20"/>
          <w:lang w:val="en-GB"/>
        </w:rPr>
        <w:t xml:space="preserve"> and </w:t>
      </w:r>
      <w:r w:rsidR="00250E26" w:rsidRPr="006C42B8">
        <w:rPr>
          <w:i/>
          <w:szCs w:val="20"/>
          <w:lang w:val="en-GB"/>
        </w:rPr>
        <w:t>Phragmipedium longifolium</w:t>
      </w:r>
      <w:r w:rsidR="00250E26">
        <w:rPr>
          <w:i/>
          <w:szCs w:val="20"/>
          <w:lang w:val="en-GB"/>
        </w:rPr>
        <w:t xml:space="preserve"> </w:t>
      </w:r>
      <w:r w:rsidR="00250E26">
        <w:rPr>
          <w:szCs w:val="20"/>
          <w:lang w:val="en-GB"/>
        </w:rPr>
        <w:t>(to be provided</w:t>
      </w:r>
      <w:r w:rsidR="007C3D6B">
        <w:rPr>
          <w:szCs w:val="20"/>
          <w:lang w:val="en-GB"/>
        </w:rPr>
        <w:t xml:space="preserve"> by the Leiden team</w:t>
      </w:r>
      <w:r w:rsidR="00250E26">
        <w:rPr>
          <w:szCs w:val="20"/>
          <w:lang w:val="en-GB"/>
        </w:rPr>
        <w:t>), respectively. These four slipper orchid chloroplast genomes, once assembled, can quite easily be added to an alre</w:t>
      </w:r>
      <w:r w:rsidR="007C3D6B">
        <w:rPr>
          <w:szCs w:val="20"/>
          <w:lang w:val="en-GB"/>
        </w:rPr>
        <w:t>ady existing alignment of twelve</w:t>
      </w:r>
      <w:r w:rsidR="00250E26">
        <w:rPr>
          <w:szCs w:val="20"/>
          <w:lang w:val="en-GB"/>
        </w:rPr>
        <w:t xml:space="preserve"> orchid species from subfamily Epidendroideae. With this alignment expanded with four representatives of the Cypripedioidae, </w:t>
      </w:r>
      <w:r w:rsidR="003828B9">
        <w:rPr>
          <w:szCs w:val="20"/>
          <w:lang w:val="en-GB"/>
        </w:rPr>
        <w:t>phylogenetic analyses</w:t>
      </w:r>
      <w:r w:rsidR="00250E26">
        <w:rPr>
          <w:szCs w:val="20"/>
          <w:lang w:val="en-GB"/>
        </w:rPr>
        <w:t xml:space="preserve"> will be carried out to discover p</w:t>
      </w:r>
      <w:r w:rsidR="00147BAF">
        <w:rPr>
          <w:szCs w:val="20"/>
          <w:lang w:val="en-GB"/>
        </w:rPr>
        <w:t xml:space="preserve">romising </w:t>
      </w:r>
      <w:r w:rsidR="00250E26">
        <w:rPr>
          <w:szCs w:val="20"/>
          <w:lang w:val="en-GB"/>
        </w:rPr>
        <w:t xml:space="preserve">new </w:t>
      </w:r>
      <w:r w:rsidR="00147BAF">
        <w:rPr>
          <w:szCs w:val="20"/>
          <w:lang w:val="en-GB"/>
        </w:rPr>
        <w:t>plastid markers.</w:t>
      </w:r>
      <w:r w:rsidR="00995FF4" w:rsidRPr="002D400C">
        <w:rPr>
          <w:szCs w:val="20"/>
          <w:lang w:val="en-GB"/>
        </w:rPr>
        <w:t xml:space="preserve"> </w:t>
      </w:r>
      <w:r w:rsidR="00995FF4" w:rsidRPr="002D400C">
        <w:rPr>
          <w:rFonts w:eastAsia="Times New Roman"/>
          <w:szCs w:val="20"/>
          <w:lang w:val="en-GB" w:eastAsia="en-GB"/>
        </w:rPr>
        <w:t xml:space="preserve">I propose to integrate our </w:t>
      </w:r>
      <w:r w:rsidR="00995FF4" w:rsidRPr="002D400C">
        <w:rPr>
          <w:rFonts w:eastAsia="Times New Roman"/>
          <w:i/>
          <w:szCs w:val="20"/>
          <w:lang w:val="en-GB" w:eastAsia="en-GB"/>
        </w:rPr>
        <w:t xml:space="preserve">P. barbatum </w:t>
      </w:r>
      <w:r w:rsidR="00995FF4" w:rsidRPr="002D400C">
        <w:rPr>
          <w:rFonts w:eastAsia="Times New Roman"/>
          <w:szCs w:val="20"/>
          <w:lang w:val="en-GB" w:eastAsia="en-GB"/>
        </w:rPr>
        <w:t xml:space="preserve">SYNTHESYS samples with dr. Gravendeel’s alignment, and conduct subsequent phylogenetic </w:t>
      </w:r>
      <w:del w:id="127" w:author="Julia Faillace Thiesen" w:date="2014-04-09T16:18:00Z">
        <w:r w:rsidR="00995FF4" w:rsidRPr="002D400C" w:rsidDel="005842A6">
          <w:rPr>
            <w:rFonts w:eastAsia="Times New Roman"/>
            <w:szCs w:val="20"/>
            <w:lang w:val="en-GB" w:eastAsia="en-GB"/>
          </w:rPr>
          <w:delText xml:space="preserve">reconstructions </w:delText>
        </w:r>
      </w:del>
      <w:ins w:id="128" w:author="Julia Faillace Thiesen" w:date="2014-04-09T16:18:00Z">
        <w:r w:rsidR="005842A6">
          <w:rPr>
            <w:rFonts w:eastAsia="Times New Roman"/>
            <w:szCs w:val="20"/>
            <w:lang w:val="en-GB" w:eastAsia="en-GB"/>
          </w:rPr>
          <w:t>analysis</w:t>
        </w:r>
        <w:r w:rsidR="005842A6" w:rsidRPr="002D400C">
          <w:rPr>
            <w:rFonts w:eastAsia="Times New Roman"/>
            <w:szCs w:val="20"/>
            <w:lang w:val="en-GB" w:eastAsia="en-GB"/>
          </w:rPr>
          <w:t xml:space="preserve"> </w:t>
        </w:r>
      </w:ins>
      <w:r w:rsidR="00995FF4" w:rsidRPr="002D400C">
        <w:rPr>
          <w:rFonts w:eastAsia="Times New Roman"/>
          <w:szCs w:val="20"/>
          <w:lang w:val="en-GB" w:eastAsia="en-GB"/>
        </w:rPr>
        <w:t xml:space="preserve">using </w:t>
      </w:r>
      <w:commentRangeStart w:id="129"/>
      <w:r w:rsidR="00995FF4" w:rsidRPr="002D400C">
        <w:rPr>
          <w:rFonts w:eastAsia="Times New Roman"/>
          <w:szCs w:val="20"/>
          <w:lang w:val="en-GB" w:eastAsia="en-GB"/>
        </w:rPr>
        <w:t>RAxML, Maximum Parsimony</w:t>
      </w:r>
      <w:r w:rsidR="00995FF4">
        <w:rPr>
          <w:rFonts w:eastAsia="Times New Roman"/>
          <w:szCs w:val="20"/>
          <w:lang w:val="en-GB" w:eastAsia="en-GB"/>
        </w:rPr>
        <w:t xml:space="preserve"> and </w:t>
      </w:r>
      <w:r w:rsidR="00995FF4" w:rsidRPr="00183A6E">
        <w:rPr>
          <w:rFonts w:eastAsia="Times New Roman"/>
          <w:color w:val="000000" w:themeColor="text1"/>
          <w:szCs w:val="20"/>
          <w:lang w:val="en-GB" w:eastAsia="en-GB"/>
          <w:rPrChange w:id="130" w:author="Julia Faillace Thiesen" w:date="2014-04-11T17:08:00Z">
            <w:rPr>
              <w:rFonts w:eastAsia="Times New Roman"/>
              <w:szCs w:val="20"/>
              <w:lang w:val="en-GB" w:eastAsia="en-GB"/>
            </w:rPr>
          </w:rPrChange>
        </w:rPr>
        <w:t>MrBayes</w:t>
      </w:r>
      <w:commentRangeEnd w:id="129"/>
      <w:r w:rsidR="005C7199">
        <w:rPr>
          <w:rStyle w:val="Verwijzingopmerking"/>
        </w:rPr>
        <w:commentReference w:id="129"/>
      </w:r>
      <w:r w:rsidR="00995FF4" w:rsidRPr="00183A6E">
        <w:rPr>
          <w:rFonts w:eastAsia="Times New Roman"/>
          <w:color w:val="000000" w:themeColor="text1"/>
          <w:szCs w:val="20"/>
          <w:lang w:val="en-GB" w:eastAsia="en-GB"/>
          <w:rPrChange w:id="131" w:author="Julia Faillace Thiesen" w:date="2014-04-11T17:08:00Z">
            <w:rPr>
              <w:rFonts w:eastAsia="Times New Roman"/>
              <w:szCs w:val="20"/>
              <w:lang w:val="en-GB" w:eastAsia="en-GB"/>
            </w:rPr>
          </w:rPrChange>
        </w:rPr>
        <w:t>.</w:t>
      </w:r>
    </w:p>
    <w:p w14:paraId="0DD905A2" w14:textId="03A46220" w:rsidR="00985393" w:rsidRPr="00183A6E" w:rsidRDefault="00A64943">
      <w:pPr>
        <w:pStyle w:val="Geenafstand"/>
        <w:ind w:firstLine="720"/>
        <w:rPr>
          <w:rFonts w:eastAsia="Times New Roman"/>
          <w:color w:val="000000" w:themeColor="text1"/>
          <w:szCs w:val="20"/>
          <w:lang w:val="en-GB" w:eastAsia="en-GB"/>
          <w:rPrChange w:id="132" w:author="Julia Faillace Thiesen" w:date="2014-04-11T17:08:00Z">
            <w:rPr>
              <w:szCs w:val="20"/>
              <w:lang w:val="en-GB"/>
            </w:rPr>
          </w:rPrChange>
        </w:rPr>
      </w:pPr>
      <w:ins w:id="133" w:author="Julia Faillace Thiesen" w:date="2014-04-09T16:08:00Z">
        <w:r w:rsidRPr="00183A6E">
          <w:rPr>
            <w:rFonts w:eastAsia="Times New Roman"/>
            <w:color w:val="000000" w:themeColor="text1"/>
            <w:szCs w:val="20"/>
            <w:lang w:val="en-GB" w:eastAsia="en-GB"/>
            <w:rPrChange w:id="134" w:author="Julia Faillace Thiesen" w:date="2014-04-11T17:08:00Z">
              <w:rPr>
                <w:rFonts w:eastAsia="Times New Roman"/>
                <w:szCs w:val="20"/>
                <w:lang w:val="en-GB" w:eastAsia="en-GB"/>
              </w:rPr>
            </w:rPrChange>
          </w:rPr>
          <w:t xml:space="preserve">The comparison of </w:t>
        </w:r>
      </w:ins>
      <w:ins w:id="135" w:author="Julia Faillace Thiesen" w:date="2014-04-09T16:10:00Z">
        <w:r w:rsidR="005842A6" w:rsidRPr="00183A6E">
          <w:rPr>
            <w:rFonts w:eastAsia="Times New Roman"/>
            <w:color w:val="000000" w:themeColor="text1"/>
            <w:szCs w:val="20"/>
            <w:lang w:val="en-GB" w:eastAsia="en-GB"/>
            <w:rPrChange w:id="136" w:author="Julia Faillace Thiesen" w:date="2014-04-11T17:08:00Z">
              <w:rPr>
                <w:rFonts w:eastAsia="Times New Roman"/>
                <w:szCs w:val="20"/>
                <w:lang w:val="en-GB" w:eastAsia="en-GB"/>
              </w:rPr>
            </w:rPrChange>
          </w:rPr>
          <w:t xml:space="preserve">14 </w:t>
        </w:r>
      </w:ins>
      <w:ins w:id="137" w:author="Julia Faillace Thiesen" w:date="2014-04-09T16:08:00Z">
        <w:r w:rsidRPr="00183A6E">
          <w:rPr>
            <w:rFonts w:eastAsia="Times New Roman"/>
            <w:color w:val="000000" w:themeColor="text1"/>
            <w:szCs w:val="20"/>
            <w:lang w:val="en-GB" w:eastAsia="en-GB"/>
            <w:rPrChange w:id="138" w:author="Julia Faillace Thiesen" w:date="2014-04-11T17:08:00Z">
              <w:rPr>
                <w:rFonts w:eastAsia="Times New Roman"/>
                <w:szCs w:val="20"/>
                <w:lang w:val="en-GB" w:eastAsia="en-GB"/>
              </w:rPr>
            </w:rPrChange>
          </w:rPr>
          <w:t xml:space="preserve">complete chloroplast genome using phylogenetic </w:t>
        </w:r>
      </w:ins>
      <w:ins w:id="139" w:author="Julia Faillace Thiesen" w:date="2014-04-09T16:10:00Z">
        <w:r w:rsidR="005842A6" w:rsidRPr="00183A6E">
          <w:rPr>
            <w:rFonts w:eastAsia="Times New Roman"/>
            <w:color w:val="000000" w:themeColor="text1"/>
            <w:szCs w:val="20"/>
            <w:lang w:val="en-GB" w:eastAsia="en-GB"/>
            <w:rPrChange w:id="140" w:author="Julia Faillace Thiesen" w:date="2014-04-11T17:08:00Z">
              <w:rPr>
                <w:rFonts w:eastAsia="Times New Roman"/>
                <w:szCs w:val="20"/>
                <w:lang w:val="en-GB" w:eastAsia="en-GB"/>
              </w:rPr>
            </w:rPrChange>
          </w:rPr>
          <w:t xml:space="preserve">and pair wise distance methods </w:t>
        </w:r>
      </w:ins>
      <w:ins w:id="141" w:author="Julia Faillace Thiesen" w:date="2014-04-09T16:08:00Z">
        <w:r w:rsidRPr="00183A6E">
          <w:rPr>
            <w:rFonts w:eastAsia="Times New Roman"/>
            <w:color w:val="000000" w:themeColor="text1"/>
            <w:szCs w:val="20"/>
            <w:lang w:val="en-GB" w:eastAsia="en-GB"/>
            <w:rPrChange w:id="142" w:author="Julia Faillace Thiesen" w:date="2014-04-11T17:08:00Z">
              <w:rPr>
                <w:rFonts w:eastAsia="Times New Roman"/>
                <w:szCs w:val="20"/>
                <w:lang w:val="en-GB" w:eastAsia="en-GB"/>
              </w:rPr>
            </w:rPrChange>
          </w:rPr>
          <w:t xml:space="preserve">will be </w:t>
        </w:r>
      </w:ins>
      <w:ins w:id="143" w:author="Julia Faillace Thiesen" w:date="2014-04-09T16:09:00Z">
        <w:r w:rsidR="005842A6" w:rsidRPr="00183A6E">
          <w:rPr>
            <w:rFonts w:eastAsia="Times New Roman"/>
            <w:color w:val="000000" w:themeColor="text1"/>
            <w:szCs w:val="20"/>
            <w:lang w:val="en-GB" w:eastAsia="en-GB"/>
            <w:rPrChange w:id="144" w:author="Julia Faillace Thiesen" w:date="2014-04-11T17:08:00Z">
              <w:rPr>
                <w:rFonts w:eastAsia="Times New Roman"/>
                <w:szCs w:val="20"/>
                <w:lang w:val="en-GB" w:eastAsia="en-GB"/>
              </w:rPr>
            </w:rPrChange>
          </w:rPr>
          <w:t>useful</w:t>
        </w:r>
      </w:ins>
      <w:ins w:id="145" w:author="Julia Faillace Thiesen" w:date="2014-04-09T16:08:00Z">
        <w:r w:rsidRPr="00183A6E">
          <w:rPr>
            <w:rFonts w:eastAsia="Times New Roman"/>
            <w:color w:val="000000" w:themeColor="text1"/>
            <w:szCs w:val="20"/>
            <w:lang w:val="en-GB" w:eastAsia="en-GB"/>
            <w:rPrChange w:id="146" w:author="Julia Faillace Thiesen" w:date="2014-04-11T17:08:00Z">
              <w:rPr>
                <w:rFonts w:eastAsia="Times New Roman"/>
                <w:szCs w:val="20"/>
                <w:lang w:val="en-GB" w:eastAsia="en-GB"/>
              </w:rPr>
            </w:rPrChange>
          </w:rPr>
          <w:t xml:space="preserve"> to detect variable</w:t>
        </w:r>
        <w:r w:rsidR="005842A6" w:rsidRPr="00183A6E">
          <w:rPr>
            <w:rFonts w:eastAsia="Times New Roman"/>
            <w:color w:val="000000" w:themeColor="text1"/>
            <w:szCs w:val="20"/>
            <w:lang w:val="en-GB" w:eastAsia="en-GB"/>
            <w:rPrChange w:id="147" w:author="Julia Faillace Thiesen" w:date="2014-04-11T17:08:00Z">
              <w:rPr>
                <w:rFonts w:eastAsia="Times New Roman"/>
                <w:szCs w:val="20"/>
                <w:lang w:val="en-GB" w:eastAsia="en-GB"/>
              </w:rPr>
            </w:rPrChange>
          </w:rPr>
          <w:t xml:space="preserve"> regions among the specimens, and </w:t>
        </w:r>
      </w:ins>
      <w:ins w:id="148" w:author="Julia Faillace Thiesen" w:date="2014-04-09T16:20:00Z">
        <w:r w:rsidR="00985393" w:rsidRPr="00183A6E">
          <w:rPr>
            <w:rFonts w:eastAsia="Times New Roman"/>
            <w:color w:val="000000" w:themeColor="text1"/>
            <w:szCs w:val="20"/>
            <w:lang w:val="en-GB" w:eastAsia="en-GB"/>
            <w:rPrChange w:id="149" w:author="Julia Faillace Thiesen" w:date="2014-04-11T17:08:00Z">
              <w:rPr>
                <w:rFonts w:eastAsia="Times New Roman"/>
                <w:szCs w:val="20"/>
                <w:lang w:val="en-GB" w:eastAsia="en-GB"/>
              </w:rPr>
            </w:rPrChange>
          </w:rPr>
          <w:t>will</w:t>
        </w:r>
      </w:ins>
      <w:ins w:id="150" w:author="Julia Faillace Thiesen" w:date="2014-04-09T16:08:00Z">
        <w:r w:rsidR="005842A6" w:rsidRPr="00183A6E">
          <w:rPr>
            <w:rFonts w:eastAsia="Times New Roman"/>
            <w:color w:val="000000" w:themeColor="text1"/>
            <w:szCs w:val="20"/>
            <w:lang w:val="en-GB" w:eastAsia="en-GB"/>
            <w:rPrChange w:id="151" w:author="Julia Faillace Thiesen" w:date="2014-04-11T17:08:00Z">
              <w:rPr>
                <w:rFonts w:eastAsia="Times New Roman"/>
                <w:szCs w:val="20"/>
                <w:lang w:val="en-GB" w:eastAsia="en-GB"/>
              </w:rPr>
            </w:rPrChange>
          </w:rPr>
          <w:t xml:space="preserve"> provide important information in the choice of markers</w:t>
        </w:r>
      </w:ins>
      <w:ins w:id="152" w:author="Julia Faillace Thiesen" w:date="2014-04-09T16:14:00Z">
        <w:r w:rsidR="005842A6" w:rsidRPr="00183A6E">
          <w:rPr>
            <w:rFonts w:eastAsia="Times New Roman"/>
            <w:color w:val="000000" w:themeColor="text1"/>
            <w:szCs w:val="20"/>
            <w:lang w:val="en-GB" w:eastAsia="en-GB"/>
            <w:rPrChange w:id="153" w:author="Julia Faillace Thiesen" w:date="2014-04-11T17:08:00Z">
              <w:rPr>
                <w:rFonts w:eastAsia="Times New Roman"/>
                <w:szCs w:val="20"/>
                <w:lang w:val="en-GB" w:eastAsia="en-GB"/>
              </w:rPr>
            </w:rPrChange>
          </w:rPr>
          <w:t xml:space="preserve">. Nevertheless, </w:t>
        </w:r>
      </w:ins>
      <w:ins w:id="154" w:author="Julia Faillace Thiesen" w:date="2014-04-09T16:17:00Z">
        <w:r w:rsidR="005842A6" w:rsidRPr="00183A6E">
          <w:rPr>
            <w:rFonts w:eastAsia="Times New Roman"/>
            <w:color w:val="000000" w:themeColor="text1"/>
            <w:szCs w:val="20"/>
            <w:lang w:val="en-GB" w:eastAsia="en-GB"/>
            <w:rPrChange w:id="155" w:author="Julia Faillace Thiesen" w:date="2014-04-11T17:08:00Z">
              <w:rPr>
                <w:rFonts w:eastAsia="Times New Roman"/>
                <w:szCs w:val="20"/>
                <w:lang w:val="en-GB" w:eastAsia="en-GB"/>
              </w:rPr>
            </w:rPrChange>
          </w:rPr>
          <w:t xml:space="preserve">14 terminals may not provide enough </w:t>
        </w:r>
      </w:ins>
      <w:ins w:id="156" w:author="Julia Faillace Thiesen" w:date="2014-04-09T16:18:00Z">
        <w:r w:rsidR="005842A6" w:rsidRPr="00183A6E">
          <w:rPr>
            <w:rFonts w:eastAsia="Times New Roman"/>
            <w:color w:val="000000" w:themeColor="text1"/>
            <w:szCs w:val="20"/>
            <w:lang w:val="en-GB" w:eastAsia="en-GB"/>
            <w:rPrChange w:id="157" w:author="Julia Faillace Thiesen" w:date="2014-04-11T17:08:00Z">
              <w:rPr>
                <w:rFonts w:eastAsia="Times New Roman"/>
                <w:szCs w:val="20"/>
                <w:lang w:val="en-GB" w:eastAsia="en-GB"/>
              </w:rPr>
            </w:rPrChange>
          </w:rPr>
          <w:t>information</w:t>
        </w:r>
      </w:ins>
      <w:ins w:id="158" w:author="Julia Faillace Thiesen" w:date="2014-04-09T16:17:00Z">
        <w:r w:rsidR="005842A6" w:rsidRPr="00183A6E">
          <w:rPr>
            <w:rFonts w:eastAsia="Times New Roman"/>
            <w:color w:val="000000" w:themeColor="text1"/>
            <w:szCs w:val="20"/>
            <w:lang w:val="en-GB" w:eastAsia="en-GB"/>
            <w:rPrChange w:id="159" w:author="Julia Faillace Thiesen" w:date="2014-04-11T17:08:00Z">
              <w:rPr>
                <w:rFonts w:eastAsia="Times New Roman"/>
                <w:szCs w:val="20"/>
                <w:lang w:val="en-GB" w:eastAsia="en-GB"/>
              </w:rPr>
            </w:rPrChange>
          </w:rPr>
          <w:t xml:space="preserve"> </w:t>
        </w:r>
      </w:ins>
      <w:ins w:id="160" w:author="Julia Faillace Thiesen" w:date="2014-04-09T16:18:00Z">
        <w:r w:rsidR="005842A6" w:rsidRPr="00183A6E">
          <w:rPr>
            <w:rFonts w:eastAsia="Times New Roman"/>
            <w:color w:val="000000" w:themeColor="text1"/>
            <w:szCs w:val="20"/>
            <w:lang w:val="en-GB" w:eastAsia="en-GB"/>
            <w:rPrChange w:id="161" w:author="Julia Faillace Thiesen" w:date="2014-04-11T17:08:00Z">
              <w:rPr>
                <w:rFonts w:eastAsia="Times New Roman"/>
                <w:szCs w:val="20"/>
                <w:lang w:val="en-GB" w:eastAsia="en-GB"/>
              </w:rPr>
            </w:rPrChange>
          </w:rPr>
          <w:t xml:space="preserve">for a phylogenetic reconstruction in Orchidaceae. </w:t>
        </w:r>
      </w:ins>
      <w:ins w:id="162" w:author="Julia Faillace Thiesen" w:date="2014-04-09T16:16:00Z">
        <w:r w:rsidR="005842A6" w:rsidRPr="00183A6E">
          <w:rPr>
            <w:rFonts w:eastAsia="Times New Roman"/>
            <w:color w:val="000000" w:themeColor="text1"/>
            <w:szCs w:val="20"/>
            <w:lang w:val="en-GB" w:eastAsia="en-GB"/>
            <w:rPrChange w:id="163" w:author="Julia Faillace Thiesen" w:date="2014-04-11T17:08:00Z">
              <w:rPr>
                <w:rFonts w:eastAsia="Times New Roman"/>
                <w:szCs w:val="20"/>
                <w:lang w:val="en-GB" w:eastAsia="en-GB"/>
              </w:rPr>
            </w:rPrChange>
          </w:rPr>
          <w:t>I pro</w:t>
        </w:r>
        <w:r w:rsidR="00985393" w:rsidRPr="00183A6E">
          <w:rPr>
            <w:rFonts w:eastAsia="Times New Roman"/>
            <w:color w:val="000000" w:themeColor="text1"/>
            <w:szCs w:val="20"/>
            <w:lang w:val="en-GB" w:eastAsia="en-GB"/>
            <w:rPrChange w:id="164" w:author="Julia Faillace Thiesen" w:date="2014-04-11T17:08:00Z">
              <w:rPr>
                <w:rFonts w:eastAsia="Times New Roman"/>
                <w:szCs w:val="20"/>
                <w:lang w:val="en-GB" w:eastAsia="en-GB"/>
              </w:rPr>
            </w:rPrChange>
          </w:rPr>
          <w:t>pose, therefore</w:t>
        </w:r>
        <w:r w:rsidR="005842A6" w:rsidRPr="00183A6E">
          <w:rPr>
            <w:rFonts w:eastAsia="Times New Roman"/>
            <w:color w:val="000000" w:themeColor="text1"/>
            <w:szCs w:val="20"/>
            <w:lang w:val="en-GB" w:eastAsia="en-GB"/>
            <w:rPrChange w:id="165" w:author="Julia Faillace Thiesen" w:date="2014-04-11T17:08:00Z">
              <w:rPr>
                <w:rFonts w:eastAsia="Times New Roman"/>
                <w:szCs w:val="20"/>
                <w:lang w:val="en-GB" w:eastAsia="en-GB"/>
              </w:rPr>
            </w:rPrChange>
          </w:rPr>
          <w:t xml:space="preserve">, to select the 5 most informative sequences </w:t>
        </w:r>
      </w:ins>
      <w:ins w:id="166" w:author="Julia Faillace Thiesen" w:date="2014-04-09T16:19:00Z">
        <w:r w:rsidR="005842A6" w:rsidRPr="00183A6E">
          <w:rPr>
            <w:rFonts w:eastAsia="Times New Roman"/>
            <w:color w:val="000000" w:themeColor="text1"/>
            <w:szCs w:val="20"/>
            <w:lang w:val="en-GB" w:eastAsia="en-GB"/>
            <w:rPrChange w:id="167" w:author="Julia Faillace Thiesen" w:date="2014-04-11T17:08:00Z">
              <w:rPr>
                <w:rFonts w:eastAsia="Times New Roman"/>
                <w:szCs w:val="20"/>
                <w:lang w:val="en-GB" w:eastAsia="en-GB"/>
              </w:rPr>
            </w:rPrChange>
          </w:rPr>
          <w:t>and generate an alignment with the maximum of terminals that are available in GenBank</w:t>
        </w:r>
      </w:ins>
      <w:ins w:id="168" w:author="Julia Faillace Thiesen" w:date="2014-04-09T16:20:00Z">
        <w:r w:rsidR="008860D3" w:rsidRPr="00183A6E">
          <w:rPr>
            <w:rFonts w:eastAsia="Times New Roman"/>
            <w:color w:val="000000" w:themeColor="text1"/>
            <w:szCs w:val="20"/>
            <w:lang w:val="en-GB" w:eastAsia="en-GB"/>
            <w:rPrChange w:id="169" w:author="Julia Faillace Thiesen" w:date="2014-04-11T17:08:00Z">
              <w:rPr>
                <w:rFonts w:eastAsia="Times New Roman"/>
                <w:szCs w:val="20"/>
                <w:lang w:val="en-GB" w:eastAsia="en-GB"/>
              </w:rPr>
            </w:rPrChange>
          </w:rPr>
          <w:t>.</w:t>
        </w:r>
      </w:ins>
      <w:ins w:id="170" w:author="Julia Faillace Thiesen" w:date="2014-04-10T09:43:00Z">
        <w:r w:rsidR="008860D3" w:rsidRPr="00183A6E">
          <w:rPr>
            <w:rFonts w:eastAsia="Times New Roman"/>
            <w:color w:val="000000" w:themeColor="text1"/>
            <w:szCs w:val="20"/>
            <w:lang w:val="en-GB" w:eastAsia="en-GB"/>
            <w:rPrChange w:id="171" w:author="Julia Faillace Thiesen" w:date="2014-04-11T17:08:00Z">
              <w:rPr>
                <w:rFonts w:eastAsia="Times New Roman"/>
                <w:szCs w:val="20"/>
                <w:lang w:val="en-GB" w:eastAsia="en-GB"/>
              </w:rPr>
            </w:rPrChange>
          </w:rPr>
          <w:t xml:space="preserve"> P</w:t>
        </w:r>
      </w:ins>
      <w:ins w:id="172" w:author="Julia Faillace Thiesen" w:date="2014-04-09T16:20:00Z">
        <w:r w:rsidR="00985393" w:rsidRPr="00183A6E">
          <w:rPr>
            <w:rFonts w:eastAsia="Times New Roman"/>
            <w:color w:val="000000" w:themeColor="text1"/>
            <w:szCs w:val="20"/>
            <w:lang w:val="en-GB" w:eastAsia="en-GB"/>
            <w:rPrChange w:id="173" w:author="Julia Faillace Thiesen" w:date="2014-04-11T17:08:00Z">
              <w:rPr>
                <w:rFonts w:eastAsia="Times New Roman"/>
                <w:szCs w:val="20"/>
                <w:lang w:val="en-GB" w:eastAsia="en-GB"/>
              </w:rPr>
            </w:rPrChange>
          </w:rPr>
          <w:t xml:space="preserve">hylogenetic </w:t>
        </w:r>
      </w:ins>
      <w:ins w:id="174" w:author="Julia Faillace Thiesen" w:date="2014-04-09T16:21:00Z">
        <w:r w:rsidR="00985393" w:rsidRPr="00183A6E">
          <w:rPr>
            <w:rFonts w:eastAsia="Times New Roman"/>
            <w:color w:val="000000" w:themeColor="text1"/>
            <w:szCs w:val="20"/>
            <w:lang w:val="en-GB" w:eastAsia="en-GB"/>
            <w:rPrChange w:id="175" w:author="Julia Faillace Thiesen" w:date="2014-04-11T17:08:00Z">
              <w:rPr>
                <w:rFonts w:eastAsia="Times New Roman"/>
                <w:szCs w:val="20"/>
                <w:lang w:val="en-GB" w:eastAsia="en-GB"/>
              </w:rPr>
            </w:rPrChange>
          </w:rPr>
          <w:t>reconstruction</w:t>
        </w:r>
      </w:ins>
      <w:ins w:id="176" w:author="Julia Faillace Thiesen" w:date="2014-04-09T16:20:00Z">
        <w:r w:rsidR="00985393" w:rsidRPr="00183A6E">
          <w:rPr>
            <w:rFonts w:eastAsia="Times New Roman"/>
            <w:color w:val="000000" w:themeColor="text1"/>
            <w:szCs w:val="20"/>
            <w:lang w:val="en-GB" w:eastAsia="en-GB"/>
            <w:rPrChange w:id="177" w:author="Julia Faillace Thiesen" w:date="2014-04-11T17:08:00Z">
              <w:rPr>
                <w:rFonts w:eastAsia="Times New Roman"/>
                <w:szCs w:val="20"/>
                <w:lang w:val="en-GB" w:eastAsia="en-GB"/>
              </w:rPr>
            </w:rPrChange>
          </w:rPr>
          <w:t xml:space="preserve"> </w:t>
        </w:r>
      </w:ins>
      <w:ins w:id="178" w:author="Julia Faillace Thiesen" w:date="2014-04-09T16:21:00Z">
        <w:r w:rsidR="00985393" w:rsidRPr="00183A6E">
          <w:rPr>
            <w:rFonts w:eastAsia="Times New Roman"/>
            <w:color w:val="000000" w:themeColor="text1"/>
            <w:szCs w:val="20"/>
            <w:lang w:val="en-GB" w:eastAsia="en-GB"/>
            <w:rPrChange w:id="179" w:author="Julia Faillace Thiesen" w:date="2014-04-11T17:08:00Z">
              <w:rPr>
                <w:rFonts w:eastAsia="Times New Roman"/>
                <w:szCs w:val="20"/>
                <w:lang w:val="en-GB" w:eastAsia="en-GB"/>
              </w:rPr>
            </w:rPrChange>
          </w:rPr>
          <w:t>using MrBay</w:t>
        </w:r>
        <w:r w:rsidR="008860D3" w:rsidRPr="00183A6E">
          <w:rPr>
            <w:rFonts w:eastAsia="Times New Roman"/>
            <w:color w:val="000000" w:themeColor="text1"/>
            <w:szCs w:val="20"/>
            <w:lang w:val="en-GB" w:eastAsia="en-GB"/>
            <w:rPrChange w:id="180" w:author="Julia Faillace Thiesen" w:date="2014-04-11T17:08:00Z">
              <w:rPr>
                <w:rFonts w:eastAsia="Times New Roman"/>
                <w:szCs w:val="20"/>
                <w:lang w:val="en-GB" w:eastAsia="en-GB"/>
              </w:rPr>
            </w:rPrChange>
          </w:rPr>
          <w:t xml:space="preserve">es, Maximum Parsimony and RAxML </w:t>
        </w:r>
      </w:ins>
      <w:ins w:id="181" w:author="Julia Faillace Thiesen" w:date="2014-04-10T09:45:00Z">
        <w:r w:rsidR="008860D3" w:rsidRPr="00183A6E">
          <w:rPr>
            <w:rFonts w:eastAsia="Times New Roman"/>
            <w:color w:val="000000" w:themeColor="text1"/>
            <w:szCs w:val="20"/>
            <w:lang w:val="en-GB" w:eastAsia="en-GB"/>
            <w:rPrChange w:id="182" w:author="Julia Faillace Thiesen" w:date="2014-04-11T17:08:00Z">
              <w:rPr>
                <w:rFonts w:eastAsia="Times New Roman"/>
                <w:szCs w:val="20"/>
                <w:lang w:val="en-GB" w:eastAsia="en-GB"/>
              </w:rPr>
            </w:rPrChange>
          </w:rPr>
          <w:t xml:space="preserve">will be performed. </w:t>
        </w:r>
      </w:ins>
      <w:ins w:id="183" w:author="Julia Faillace Thiesen" w:date="2014-04-11T17:08:00Z">
        <w:r w:rsidR="00183A6E" w:rsidRPr="00183A6E">
          <w:rPr>
            <w:rFonts w:eastAsia="Times New Roman"/>
            <w:color w:val="000000" w:themeColor="text1"/>
            <w:szCs w:val="20"/>
            <w:lang w:eastAsia="en-GB"/>
            <w:rPrChange w:id="184" w:author="Julia Faillace Thiesen" w:date="2014-04-11T17:08:00Z">
              <w:rPr>
                <w:rFonts w:ascii="Verdana" w:eastAsia="Times New Roman" w:hAnsi="Verdana"/>
                <w:color w:val="1F497D"/>
                <w:szCs w:val="20"/>
                <w:lang w:eastAsia="en-GB"/>
              </w:rPr>
            </w:rPrChange>
          </w:rPr>
          <w:t>The two phylogenetic trees, one with 14 terminals one with many more, can then be compared.</w:t>
        </w:r>
      </w:ins>
    </w:p>
    <w:p w14:paraId="4CA413FD" w14:textId="0957F285" w:rsidR="00995FF4" w:rsidDel="008860D3" w:rsidRDefault="00995FF4" w:rsidP="00781817">
      <w:pPr>
        <w:pStyle w:val="Geenafstand"/>
        <w:ind w:firstLine="720"/>
        <w:rPr>
          <w:del w:id="185" w:author="Julia Faillace Thiesen" w:date="2014-04-10T09:50:00Z"/>
          <w:color w:val="000000" w:themeColor="text1"/>
          <w:szCs w:val="20"/>
          <w:lang w:val="en-GB"/>
        </w:rPr>
      </w:pPr>
    </w:p>
    <w:p w14:paraId="0236D16F" w14:textId="1FF020CB" w:rsidR="000310E5" w:rsidRPr="00183A6E" w:rsidRDefault="00283585" w:rsidP="005806C1">
      <w:pPr>
        <w:pStyle w:val="Geenafstand"/>
        <w:rPr>
          <w:szCs w:val="20"/>
          <w:lang w:val="en-GB"/>
        </w:rPr>
      </w:pPr>
      <w:r>
        <w:rPr>
          <w:color w:val="808080" w:themeColor="background1" w:themeShade="80"/>
          <w:szCs w:val="20"/>
          <w:lang w:val="en-GB"/>
        </w:rPr>
        <w:tab/>
      </w:r>
      <w:r w:rsidR="00F35663" w:rsidRPr="00183A6E">
        <w:rPr>
          <w:color w:val="000000" w:themeColor="text1"/>
          <w:szCs w:val="20"/>
          <w:lang w:val="en-GB"/>
          <w:rPrChange w:id="186" w:author="Julia Faillace Thiesen" w:date="2014-04-11T17:12:00Z">
            <w:rPr>
              <w:szCs w:val="20"/>
              <w:lang w:val="en-GB"/>
            </w:rPr>
          </w:rPrChange>
        </w:rPr>
        <w:t xml:space="preserve"> </w:t>
      </w:r>
      <w:del w:id="187" w:author="Julia Faillace Thiesen" w:date="2014-04-10T14:23:00Z">
        <w:r w:rsidR="005E3F01" w:rsidRPr="00183A6E" w:rsidDel="00826B2C">
          <w:rPr>
            <w:color w:val="000000" w:themeColor="text1"/>
            <w:szCs w:val="20"/>
            <w:lang w:val="en-GB"/>
            <w:rPrChange w:id="188" w:author="Julia Faillace Thiesen" w:date="2014-04-11T17:12:00Z">
              <w:rPr>
                <w:color w:val="808080" w:themeColor="background1" w:themeShade="80"/>
                <w:szCs w:val="20"/>
                <w:lang w:val="en-GB"/>
              </w:rPr>
            </w:rPrChange>
          </w:rPr>
          <w:tab/>
        </w:r>
      </w:del>
      <w:ins w:id="189" w:author="Julia Faillace Thiesen" w:date="2014-04-11T17:10:00Z">
        <w:r w:rsidR="00183A6E" w:rsidRPr="00183A6E">
          <w:rPr>
            <w:rFonts w:eastAsia="Times New Roman"/>
            <w:color w:val="000000" w:themeColor="text1"/>
            <w:szCs w:val="20"/>
            <w:lang w:eastAsia="en-GB"/>
            <w:rPrChange w:id="190" w:author="Julia Faillace Thiesen" w:date="2014-04-11T17:12:00Z">
              <w:rPr>
                <w:rFonts w:ascii="Verdana" w:eastAsia="Times New Roman" w:hAnsi="Verdana"/>
                <w:color w:val="1F497D"/>
                <w:szCs w:val="20"/>
                <w:lang w:eastAsia="en-GB"/>
              </w:rPr>
            </w:rPrChange>
          </w:rPr>
          <w:t xml:space="preserve">Recent findings in </w:t>
        </w:r>
      </w:ins>
      <w:ins w:id="191" w:author="Julia Faillace Thiesen" w:date="2014-04-11T17:13:00Z">
        <w:r w:rsidR="00183A6E">
          <w:rPr>
            <w:rFonts w:eastAsia="Times New Roman"/>
            <w:color w:val="000000" w:themeColor="text1"/>
            <w:szCs w:val="20"/>
            <w:lang w:eastAsia="en-GB"/>
          </w:rPr>
          <w:t>B</w:t>
        </w:r>
      </w:ins>
      <w:ins w:id="192" w:author="Vos, R.A." w:date="2014-04-14T12:17:00Z">
        <w:r w:rsidR="001054B5">
          <w:rPr>
            <w:rFonts w:eastAsia="Times New Roman"/>
            <w:color w:val="000000" w:themeColor="text1"/>
            <w:szCs w:val="20"/>
            <w:lang w:eastAsia="en-GB"/>
          </w:rPr>
          <w:t>i</w:t>
        </w:r>
      </w:ins>
      <w:ins w:id="193" w:author="Julia Faillace Thiesen" w:date="2014-04-11T17:13:00Z">
        <w:del w:id="194" w:author="Vos, R.A." w:date="2014-04-14T12:17:00Z">
          <w:r w:rsidR="00183A6E" w:rsidDel="001054B5">
            <w:rPr>
              <w:rFonts w:eastAsia="Times New Roman"/>
              <w:color w:val="000000" w:themeColor="text1"/>
              <w:szCs w:val="20"/>
              <w:lang w:eastAsia="en-GB"/>
            </w:rPr>
            <w:delText>y</w:delText>
          </w:r>
        </w:del>
        <w:r w:rsidR="00183A6E">
          <w:rPr>
            <w:rFonts w:eastAsia="Times New Roman"/>
            <w:color w:val="000000" w:themeColor="text1"/>
            <w:szCs w:val="20"/>
            <w:lang w:eastAsia="en-GB"/>
          </w:rPr>
          <w:t>os</w:t>
        </w:r>
      </w:ins>
      <w:ins w:id="195" w:author="Vos, R.A." w:date="2014-04-14T12:17:00Z">
        <w:r w:rsidR="001054B5">
          <w:rPr>
            <w:rFonts w:eastAsia="Times New Roman"/>
            <w:color w:val="000000" w:themeColor="text1"/>
            <w:szCs w:val="20"/>
            <w:lang w:eastAsia="en-GB"/>
          </w:rPr>
          <w:t>y</w:t>
        </w:r>
      </w:ins>
      <w:ins w:id="196" w:author="Julia Faillace Thiesen" w:date="2014-04-11T17:13:00Z">
        <w:del w:id="197" w:author="Vos, R.A." w:date="2014-04-14T12:17:00Z">
          <w:r w:rsidR="00183A6E" w:rsidDel="001054B5">
            <w:rPr>
              <w:rFonts w:eastAsia="Times New Roman"/>
              <w:color w:val="000000" w:themeColor="text1"/>
              <w:szCs w:val="20"/>
              <w:lang w:eastAsia="en-GB"/>
            </w:rPr>
            <w:delText>i</w:delText>
          </w:r>
        </w:del>
        <w:r w:rsidR="00183A6E">
          <w:rPr>
            <w:rFonts w:eastAsia="Times New Roman"/>
            <w:color w:val="000000" w:themeColor="text1"/>
            <w:szCs w:val="20"/>
            <w:lang w:eastAsia="en-GB"/>
          </w:rPr>
          <w:t xml:space="preserve">stematics group (Wageningen University) </w:t>
        </w:r>
      </w:ins>
      <w:ins w:id="198" w:author="Julia Faillace Thiesen" w:date="2014-04-11T17:10:00Z">
        <w:r w:rsidR="00183A6E" w:rsidRPr="00183A6E">
          <w:rPr>
            <w:rFonts w:eastAsia="Times New Roman"/>
            <w:color w:val="000000" w:themeColor="text1"/>
            <w:szCs w:val="20"/>
            <w:lang w:eastAsia="en-GB"/>
            <w:rPrChange w:id="199" w:author="Julia Faillace Thiesen" w:date="2014-04-11T17:12:00Z">
              <w:rPr>
                <w:rFonts w:ascii="Verdana" w:eastAsia="Times New Roman" w:hAnsi="Verdana"/>
                <w:color w:val="1F497D"/>
                <w:szCs w:val="20"/>
                <w:lang w:eastAsia="en-GB"/>
              </w:rPr>
            </w:rPrChange>
          </w:rPr>
          <w:t xml:space="preserve">demonstrate the presence of &lt;1% fungal reads in herbarium samples (Freek pers. comm.) which could be post-mortem contamination of the voucher specimens, or endophytical fungi that used to interact with the specimen. </w:t>
        </w:r>
      </w:ins>
      <w:ins w:id="200" w:author="Julia Faillace Thiesen" w:date="2014-04-11T17:12:00Z">
        <w:r w:rsidR="00183A6E" w:rsidRPr="00183A6E">
          <w:rPr>
            <w:rFonts w:eastAsia="Times New Roman"/>
            <w:color w:val="000000" w:themeColor="text1"/>
            <w:szCs w:val="20"/>
            <w:lang w:eastAsia="en-GB"/>
            <w:rPrChange w:id="201" w:author="Julia Faillace Thiesen" w:date="2014-04-11T17:12:00Z">
              <w:rPr>
                <w:rFonts w:ascii="Verdana" w:eastAsia="Times New Roman" w:hAnsi="Verdana"/>
                <w:color w:val="1F497D"/>
                <w:szCs w:val="20"/>
                <w:lang w:eastAsia="en-GB"/>
              </w:rPr>
            </w:rPrChange>
          </w:rPr>
          <w:t xml:space="preserve">Therefore, </w:t>
        </w:r>
      </w:ins>
      <w:ins w:id="202" w:author="Julia Faillace Thiesen" w:date="2014-04-11T17:11:00Z">
        <w:r w:rsidR="00183A6E" w:rsidRPr="00183A6E">
          <w:rPr>
            <w:color w:val="000000" w:themeColor="text1"/>
            <w:szCs w:val="20"/>
            <w:lang w:val="en-GB"/>
          </w:rPr>
          <w:t xml:space="preserve">the presence of Fungi DNA in </w:t>
        </w:r>
        <w:r w:rsidR="00183A6E" w:rsidRPr="00183A6E">
          <w:rPr>
            <w:i/>
            <w:color w:val="000000" w:themeColor="text1"/>
            <w:szCs w:val="20"/>
            <w:lang w:val="en-GB"/>
          </w:rPr>
          <w:t>P. barbatum</w:t>
        </w:r>
        <w:r w:rsidR="00183A6E" w:rsidRPr="00183A6E">
          <w:rPr>
            <w:color w:val="000000" w:themeColor="text1"/>
            <w:szCs w:val="20"/>
            <w:lang w:val="en-GB"/>
          </w:rPr>
          <w:t xml:space="preserve"> herbarium specimens will also be explored</w:t>
        </w:r>
      </w:ins>
      <w:ins w:id="203" w:author="Julia Faillace Thiesen" w:date="2014-04-11T17:12:00Z">
        <w:r w:rsidR="00183A6E" w:rsidRPr="00183A6E">
          <w:rPr>
            <w:color w:val="000000" w:themeColor="text1"/>
            <w:szCs w:val="20"/>
            <w:lang w:val="en-GB"/>
          </w:rPr>
          <w:t>.</w:t>
        </w:r>
      </w:ins>
    </w:p>
    <w:p w14:paraId="036D1AB3" w14:textId="77777777" w:rsidR="00985393" w:rsidRDefault="00985393">
      <w:pPr>
        <w:spacing w:after="160" w:line="259" w:lineRule="auto"/>
        <w:rPr>
          <w:ins w:id="204" w:author="Julia Faillace Thiesen" w:date="2014-04-09T16:22:00Z"/>
          <w:rFonts w:eastAsia="Times New Roman"/>
          <w:b/>
          <w:bCs/>
          <w:sz w:val="22"/>
          <w:szCs w:val="26"/>
          <w:highlight w:val="lightGray"/>
        </w:rPr>
      </w:pPr>
      <w:bookmarkStart w:id="205" w:name="_Toc348611050"/>
      <w:bookmarkStart w:id="206" w:name="_Toc384797624"/>
      <w:ins w:id="207" w:author="Julia Faillace Thiesen" w:date="2014-04-09T16:22:00Z">
        <w:r>
          <w:rPr>
            <w:sz w:val="22"/>
            <w:highlight w:val="lightGray"/>
          </w:rPr>
          <w:lastRenderedPageBreak/>
          <w:br w:type="page"/>
        </w:r>
      </w:ins>
    </w:p>
    <w:p w14:paraId="164D8C50" w14:textId="034BC342" w:rsidR="0099642C" w:rsidRPr="0099642C" w:rsidRDefault="006D1336" w:rsidP="00985393">
      <w:pPr>
        <w:pStyle w:val="Kop2"/>
        <w:numPr>
          <w:ilvl w:val="1"/>
          <w:numId w:val="9"/>
        </w:numPr>
        <w:spacing w:before="0"/>
      </w:pPr>
      <w:r w:rsidRPr="007640B9">
        <w:rPr>
          <w:sz w:val="22"/>
          <w:szCs w:val="22"/>
        </w:rPr>
        <w:lastRenderedPageBreak/>
        <w:t xml:space="preserve">State of the </w:t>
      </w:r>
      <w:r w:rsidR="000B2042">
        <w:rPr>
          <w:sz w:val="22"/>
          <w:szCs w:val="22"/>
        </w:rPr>
        <w:t>A</w:t>
      </w:r>
      <w:r w:rsidRPr="007640B9">
        <w:rPr>
          <w:sz w:val="22"/>
          <w:szCs w:val="22"/>
        </w:rPr>
        <w:t>rt</w:t>
      </w:r>
      <w:bookmarkEnd w:id="205"/>
      <w:bookmarkEnd w:id="206"/>
    </w:p>
    <w:p w14:paraId="20734334" w14:textId="77777777" w:rsidR="00D53CE3" w:rsidRPr="002444A8" w:rsidRDefault="00D53CE3" w:rsidP="00D53CE3">
      <w:pPr>
        <w:pStyle w:val="Geenafstand"/>
        <w:rPr>
          <w:szCs w:val="20"/>
          <w:lang w:val="en-GB"/>
        </w:rPr>
      </w:pPr>
    </w:p>
    <w:p w14:paraId="1517572C" w14:textId="518042A8" w:rsidR="00C829AE" w:rsidRDefault="008D30C3" w:rsidP="00C829AE">
      <w:pPr>
        <w:pStyle w:val="Geenafstand"/>
        <w:rPr>
          <w:szCs w:val="20"/>
          <w:lang w:val="en-GB"/>
        </w:rPr>
      </w:pPr>
      <w:r w:rsidRPr="002444A8">
        <w:rPr>
          <w:szCs w:val="20"/>
          <w:lang w:val="en-GB"/>
        </w:rPr>
        <w:t>Orchidaceae is one of the largest</w:t>
      </w:r>
      <w:r w:rsidR="000C3A2B" w:rsidRPr="002444A8">
        <w:rPr>
          <w:szCs w:val="20"/>
          <w:lang w:val="en-GB"/>
        </w:rPr>
        <w:t xml:space="preserve"> famil</w:t>
      </w:r>
      <w:r w:rsidR="00F62400">
        <w:rPr>
          <w:szCs w:val="20"/>
          <w:lang w:val="en-GB"/>
        </w:rPr>
        <w:t>ies</w:t>
      </w:r>
      <w:r w:rsidR="000C3A2B" w:rsidRPr="002444A8">
        <w:rPr>
          <w:szCs w:val="20"/>
          <w:lang w:val="en-GB"/>
        </w:rPr>
        <w:t xml:space="preserve"> among vascular plants,</w:t>
      </w:r>
      <w:r w:rsidR="008E019F" w:rsidRPr="002444A8">
        <w:rPr>
          <w:szCs w:val="20"/>
          <w:lang w:val="en-GB"/>
        </w:rPr>
        <w:t xml:space="preserve"> </w:t>
      </w:r>
      <w:r w:rsidR="004C1264" w:rsidRPr="002444A8">
        <w:rPr>
          <w:szCs w:val="20"/>
          <w:lang w:val="en-GB"/>
        </w:rPr>
        <w:t xml:space="preserve">comprising 800 genera of terrestrial or epiphytic herbs distributed among all continents except </w:t>
      </w:r>
      <w:del w:id="208" w:author="Vos, R.A." w:date="2014-04-14T12:17:00Z">
        <w:r w:rsidR="004C1264" w:rsidRPr="002444A8" w:rsidDel="001B7FFA">
          <w:rPr>
            <w:szCs w:val="20"/>
            <w:lang w:val="en-GB"/>
          </w:rPr>
          <w:delText>Antartica</w:delText>
        </w:r>
      </w:del>
      <w:ins w:id="209" w:author="Vos, R.A." w:date="2014-04-14T12:17:00Z">
        <w:r w:rsidR="001B7FFA" w:rsidRPr="002444A8">
          <w:rPr>
            <w:szCs w:val="20"/>
            <w:lang w:val="en-GB"/>
          </w:rPr>
          <w:t>Antarctica</w:t>
        </w:r>
      </w:ins>
      <w:r w:rsidR="004C1264" w:rsidRPr="002444A8">
        <w:rPr>
          <w:szCs w:val="20"/>
          <w:lang w:val="en-GB"/>
        </w:rPr>
        <w:t xml:space="preserve"> (Fay &amp; Chase 2009). </w:t>
      </w:r>
      <w:r w:rsidR="00A95896" w:rsidRPr="002444A8">
        <w:rPr>
          <w:szCs w:val="20"/>
          <w:lang w:val="en-GB"/>
        </w:rPr>
        <w:t>Beyond</w:t>
      </w:r>
      <w:r w:rsidR="00F828A2" w:rsidRPr="002444A8">
        <w:rPr>
          <w:szCs w:val="20"/>
          <w:lang w:val="en-GB"/>
        </w:rPr>
        <w:t xml:space="preserve"> their beauty and ornamental value, t</w:t>
      </w:r>
      <w:r w:rsidRPr="002444A8">
        <w:rPr>
          <w:szCs w:val="20"/>
          <w:lang w:val="en-GB"/>
        </w:rPr>
        <w:t xml:space="preserve">he range of life history strategies, floral and vegetative morphology and pollination syndromes </w:t>
      </w:r>
      <w:r w:rsidR="00F828A2" w:rsidRPr="002444A8">
        <w:rPr>
          <w:szCs w:val="20"/>
          <w:lang w:val="en-GB"/>
        </w:rPr>
        <w:t>make the</w:t>
      </w:r>
      <w:r w:rsidR="00A95896" w:rsidRPr="002444A8">
        <w:rPr>
          <w:szCs w:val="20"/>
          <w:lang w:val="en-GB"/>
        </w:rPr>
        <w:t>m</w:t>
      </w:r>
      <w:r w:rsidR="004C1264" w:rsidRPr="002444A8">
        <w:rPr>
          <w:szCs w:val="20"/>
          <w:lang w:val="en-GB"/>
        </w:rPr>
        <w:t xml:space="preserve"> a valuable object for phylogenetic </w:t>
      </w:r>
      <w:r w:rsidR="00F828A2" w:rsidRPr="002444A8">
        <w:rPr>
          <w:szCs w:val="20"/>
          <w:lang w:val="en-GB"/>
        </w:rPr>
        <w:t>studies</w:t>
      </w:r>
      <w:r w:rsidR="00437572" w:rsidRPr="002444A8">
        <w:rPr>
          <w:szCs w:val="20"/>
          <w:lang w:val="en-GB"/>
        </w:rPr>
        <w:t xml:space="preserve">. Nevertheless, because of its dimensions, </w:t>
      </w:r>
      <w:r w:rsidR="00F828A2" w:rsidRPr="002444A8">
        <w:rPr>
          <w:szCs w:val="20"/>
          <w:lang w:val="en-GB"/>
        </w:rPr>
        <w:t>the study of this family in an evolutionary framework is challenging (Chase &amp; Fay 2009)</w:t>
      </w:r>
      <w:r w:rsidR="00437572" w:rsidRPr="002444A8">
        <w:rPr>
          <w:szCs w:val="20"/>
          <w:lang w:val="en-GB"/>
        </w:rPr>
        <w:t xml:space="preserve">: currently there are 26,567 species listed in the World Checklist for the Monocotyledons (2011). </w:t>
      </w:r>
      <w:r w:rsidR="00F63E3C" w:rsidRPr="002444A8">
        <w:rPr>
          <w:szCs w:val="20"/>
          <w:lang w:val="en-GB"/>
        </w:rPr>
        <w:t xml:space="preserve">Phylogenetic relationships within Orchidaceae are becoming </w:t>
      </w:r>
      <w:r w:rsidR="00572C85" w:rsidRPr="002444A8">
        <w:rPr>
          <w:szCs w:val="20"/>
          <w:lang w:val="en-GB"/>
        </w:rPr>
        <w:t xml:space="preserve">fairly </w:t>
      </w:r>
      <w:r w:rsidR="00F63E3C" w:rsidRPr="002444A8">
        <w:rPr>
          <w:szCs w:val="20"/>
          <w:lang w:val="en-GB"/>
        </w:rPr>
        <w:t xml:space="preserve">well understood (Singer </w:t>
      </w:r>
      <w:r w:rsidR="00F63E3C" w:rsidRPr="002444A8">
        <w:rPr>
          <w:i/>
          <w:szCs w:val="20"/>
          <w:lang w:val="en-GB"/>
        </w:rPr>
        <w:t>et al</w:t>
      </w:r>
      <w:r w:rsidR="00F63E3C" w:rsidRPr="002444A8">
        <w:rPr>
          <w:szCs w:val="20"/>
          <w:lang w:val="en-GB"/>
        </w:rPr>
        <w:t xml:space="preserve"> 2008)</w:t>
      </w:r>
      <w:r w:rsidR="00437572" w:rsidRPr="002444A8">
        <w:rPr>
          <w:szCs w:val="20"/>
          <w:lang w:val="en-GB"/>
        </w:rPr>
        <w:t xml:space="preserve">, </w:t>
      </w:r>
      <w:r w:rsidR="00F62400">
        <w:rPr>
          <w:szCs w:val="20"/>
          <w:lang w:val="en-GB"/>
        </w:rPr>
        <w:t xml:space="preserve">and </w:t>
      </w:r>
      <w:r w:rsidR="00437572" w:rsidRPr="002444A8">
        <w:rPr>
          <w:szCs w:val="20"/>
          <w:lang w:val="en-GB"/>
        </w:rPr>
        <w:t xml:space="preserve">morphological synapomorphies and </w:t>
      </w:r>
      <w:moveToRangeStart w:id="210" w:author="Julia Faillace Thiesen" w:date="2014-04-11T16:52:00Z" w:name="move384998465"/>
      <w:moveTo w:id="211" w:author="Julia Faillace Thiesen" w:date="2014-04-11T16:52:00Z">
        <w:r w:rsidR="00C829AE" w:rsidRPr="002444A8">
          <w:rPr>
            <w:szCs w:val="20"/>
            <w:lang w:val="en-GB"/>
          </w:rPr>
          <w:t xml:space="preserve">molecular data </w:t>
        </w:r>
        <w:r w:rsidR="00C829AE">
          <w:rPr>
            <w:szCs w:val="20"/>
            <w:lang w:val="en-GB"/>
          </w:rPr>
          <w:t xml:space="preserve">now generally </w:t>
        </w:r>
        <w:r w:rsidR="00C829AE" w:rsidRPr="002444A8">
          <w:rPr>
            <w:szCs w:val="20"/>
            <w:lang w:val="en-GB"/>
          </w:rPr>
          <w:t>support</w:t>
        </w:r>
        <w:r w:rsidR="00C829AE">
          <w:rPr>
            <w:szCs w:val="20"/>
            <w:lang w:val="en-GB"/>
          </w:rPr>
          <w:t xml:space="preserve"> </w:t>
        </w:r>
        <w:r w:rsidR="00C829AE" w:rsidRPr="002444A8">
          <w:rPr>
            <w:szCs w:val="20"/>
            <w:lang w:val="en-GB"/>
          </w:rPr>
          <w:t>5 subfamil</w:t>
        </w:r>
        <w:r w:rsidR="00C829AE">
          <w:rPr>
            <w:szCs w:val="20"/>
            <w:lang w:val="en-GB"/>
          </w:rPr>
          <w:t>ies</w:t>
        </w:r>
        <w:r w:rsidR="00C829AE" w:rsidRPr="002444A8">
          <w:rPr>
            <w:szCs w:val="20"/>
            <w:lang w:val="en-GB"/>
          </w:rPr>
          <w:t>: Apostasioideae (Vanilloideae (Cypripedioideae (Orchidoideae (Epidendroideae))))</w:t>
        </w:r>
        <w:r w:rsidR="00C829AE">
          <w:rPr>
            <w:szCs w:val="20"/>
            <w:lang w:val="en-GB"/>
          </w:rPr>
          <w:t xml:space="preserve"> (see Figures 1 and 2).</w:t>
        </w:r>
      </w:moveTo>
    </w:p>
    <w:moveToRangeEnd w:id="210"/>
    <w:p w14:paraId="7B80A6E2" w14:textId="683C49FD" w:rsidR="00041EDB" w:rsidRDefault="00394E5A" w:rsidP="001F2387">
      <w:pPr>
        <w:pStyle w:val="Geenafstand"/>
        <w:ind w:firstLine="720"/>
        <w:rPr>
          <w:szCs w:val="20"/>
          <w:lang w:val="en-GB"/>
        </w:rPr>
      </w:pPr>
      <w:r>
        <w:rPr>
          <w:noProof/>
          <w:szCs w:val="20"/>
          <w:lang w:eastAsia="nl-NL"/>
        </w:rPr>
        <w:drawing>
          <wp:anchor distT="0" distB="0" distL="114300" distR="114300" simplePos="0" relativeHeight="251656192" behindDoc="0" locked="0" layoutInCell="1" allowOverlap="1" wp14:anchorId="00D3D922" wp14:editId="1CECC11C">
            <wp:simplePos x="0" y="0"/>
            <wp:positionH relativeFrom="margin">
              <wp:align>left</wp:align>
            </wp:positionH>
            <wp:positionV relativeFrom="paragraph">
              <wp:posOffset>154461</wp:posOffset>
            </wp:positionV>
            <wp:extent cx="6153150" cy="3726815"/>
            <wp:effectExtent l="0" t="0" r="0" b="698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jdtjyh.jpg"/>
                    <pic:cNvPicPr/>
                  </pic:nvPicPr>
                  <pic:blipFill rotWithShape="1">
                    <a:blip r:embed="rId9">
                      <a:extLst>
                        <a:ext uri="{28A0092B-C50C-407E-A947-70E740481C1C}">
                          <a14:useLocalDpi xmlns:a14="http://schemas.microsoft.com/office/drawing/2010/main" val="0"/>
                        </a:ext>
                      </a:extLst>
                    </a:blip>
                    <a:srcRect l="16120" t="8866" r="13915" b="15764"/>
                    <a:stretch/>
                  </pic:blipFill>
                  <pic:spPr bwMode="auto">
                    <a:xfrm>
                      <a:off x="0" y="0"/>
                      <a:ext cx="6153150" cy="372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CDBC6" w14:textId="697FD5DC" w:rsidR="00B37564" w:rsidRDefault="00B37564" w:rsidP="00504FFE">
      <w:pPr>
        <w:pStyle w:val="Geenafstand"/>
        <w:ind w:firstLine="720"/>
        <w:rPr>
          <w:szCs w:val="20"/>
          <w:lang w:val="en-GB"/>
        </w:rPr>
      </w:pPr>
    </w:p>
    <w:p w14:paraId="2963DFB7" w14:textId="43D769EB" w:rsidR="005806C1" w:rsidRDefault="00B37564" w:rsidP="00781817">
      <w:pPr>
        <w:pStyle w:val="Geenafstand"/>
        <w:ind w:left="720"/>
        <w:rPr>
          <w:sz w:val="16"/>
          <w:szCs w:val="16"/>
          <w:lang w:val="en-GB"/>
        </w:rPr>
      </w:pPr>
      <w:r w:rsidRPr="000C576B">
        <w:rPr>
          <w:b/>
          <w:sz w:val="18"/>
          <w:szCs w:val="18"/>
          <w:lang w:val="en-GB"/>
        </w:rPr>
        <w:t>Figure 1</w:t>
      </w:r>
      <w:r w:rsidRPr="000C576B">
        <w:rPr>
          <w:sz w:val="18"/>
          <w:szCs w:val="18"/>
          <w:lang w:val="en-GB"/>
        </w:rPr>
        <w:t xml:space="preserve">: </w:t>
      </w:r>
      <w:r>
        <w:rPr>
          <w:sz w:val="16"/>
          <w:szCs w:val="16"/>
          <w:lang w:val="en-GB"/>
        </w:rPr>
        <w:t>C</w:t>
      </w:r>
      <w:r w:rsidR="00781817">
        <w:rPr>
          <w:sz w:val="16"/>
          <w:szCs w:val="16"/>
          <w:lang w:val="en-GB"/>
        </w:rPr>
        <w:t>ladogram of major Orchidaceae</w:t>
      </w:r>
      <w:r w:rsidRPr="00CD3785">
        <w:rPr>
          <w:sz w:val="16"/>
          <w:szCs w:val="16"/>
          <w:lang w:val="en-GB"/>
        </w:rPr>
        <w:t xml:space="preserve"> groups</w:t>
      </w:r>
      <w:r>
        <w:rPr>
          <w:sz w:val="16"/>
          <w:szCs w:val="16"/>
          <w:lang w:val="en-GB"/>
        </w:rPr>
        <w:t xml:space="preserve"> summarizing topology patterns from Simpson (2010), </w:t>
      </w:r>
    </w:p>
    <w:p w14:paraId="713ABAD5" w14:textId="4F8CE9B8" w:rsidR="00B37564" w:rsidRDefault="00B37564" w:rsidP="00781817">
      <w:pPr>
        <w:pStyle w:val="Geenafstand"/>
        <w:ind w:left="720"/>
        <w:rPr>
          <w:sz w:val="16"/>
          <w:szCs w:val="16"/>
          <w:lang w:val="en-GB"/>
        </w:rPr>
      </w:pPr>
      <w:r w:rsidRPr="002F6A2D">
        <w:rPr>
          <w:sz w:val="16"/>
          <w:szCs w:val="16"/>
          <w:lang w:val="nl-NL"/>
        </w:rPr>
        <w:t xml:space="preserve">Cameron </w:t>
      </w:r>
      <w:r w:rsidRPr="002F6A2D">
        <w:rPr>
          <w:i/>
          <w:sz w:val="16"/>
          <w:szCs w:val="16"/>
          <w:lang w:val="nl-NL"/>
        </w:rPr>
        <w:t>et al</w:t>
      </w:r>
      <w:r w:rsidRPr="002F6A2D">
        <w:rPr>
          <w:sz w:val="16"/>
          <w:szCs w:val="16"/>
          <w:lang w:val="nl-NL"/>
        </w:rPr>
        <w:t xml:space="preserve">. (2006), Singer </w:t>
      </w:r>
      <w:r w:rsidRPr="002F6A2D">
        <w:rPr>
          <w:i/>
          <w:sz w:val="16"/>
          <w:szCs w:val="16"/>
          <w:lang w:val="nl-NL"/>
        </w:rPr>
        <w:t>et al.</w:t>
      </w:r>
      <w:r w:rsidRPr="002F6A2D">
        <w:rPr>
          <w:sz w:val="16"/>
          <w:szCs w:val="16"/>
          <w:lang w:val="nl-NL"/>
        </w:rPr>
        <w:t xml:space="preserve"> </w:t>
      </w:r>
      <w:r w:rsidRPr="00CD3785">
        <w:rPr>
          <w:sz w:val="16"/>
          <w:szCs w:val="16"/>
          <w:lang w:val="en-GB"/>
        </w:rPr>
        <w:t>(2008)</w:t>
      </w:r>
      <w:r>
        <w:rPr>
          <w:sz w:val="16"/>
          <w:szCs w:val="16"/>
          <w:lang w:val="en-GB"/>
        </w:rPr>
        <w:t>,</w:t>
      </w:r>
      <w:r w:rsidRPr="00CD3785">
        <w:rPr>
          <w:sz w:val="16"/>
          <w:szCs w:val="16"/>
          <w:lang w:val="en-GB"/>
        </w:rPr>
        <w:t xml:space="preserve"> Chase </w:t>
      </w:r>
      <w:r w:rsidRPr="00CD3785">
        <w:rPr>
          <w:i/>
          <w:sz w:val="16"/>
          <w:szCs w:val="16"/>
          <w:lang w:val="en-GB"/>
        </w:rPr>
        <w:t>et al.</w:t>
      </w:r>
      <w:r w:rsidRPr="00CD3785">
        <w:rPr>
          <w:sz w:val="16"/>
          <w:szCs w:val="16"/>
          <w:lang w:val="en-GB"/>
        </w:rPr>
        <w:t xml:space="preserve"> (2003) and </w:t>
      </w:r>
      <w:r>
        <w:rPr>
          <w:sz w:val="16"/>
          <w:szCs w:val="16"/>
          <w:lang w:val="en-GB"/>
        </w:rPr>
        <w:t>APG</w:t>
      </w:r>
      <w:r w:rsidR="00781817">
        <w:rPr>
          <w:sz w:val="16"/>
          <w:szCs w:val="16"/>
          <w:lang w:val="en-GB"/>
        </w:rPr>
        <w:t xml:space="preserve"> tree</w:t>
      </w:r>
      <w:r w:rsidR="009B36BA">
        <w:rPr>
          <w:sz w:val="16"/>
          <w:szCs w:val="16"/>
          <w:lang w:val="en-GB"/>
        </w:rPr>
        <w:t xml:space="preserve"> (</w:t>
      </w:r>
      <w:r>
        <w:rPr>
          <w:sz w:val="16"/>
          <w:szCs w:val="16"/>
          <w:lang w:val="en-GB"/>
        </w:rPr>
        <w:t xml:space="preserve">Stevens, P.F. 2001 onwards). </w:t>
      </w:r>
    </w:p>
    <w:p w14:paraId="6D7508F9" w14:textId="3A1DC82A" w:rsidR="00115610" w:rsidRDefault="00115610" w:rsidP="00115610">
      <w:pPr>
        <w:pStyle w:val="Geenafstand"/>
        <w:ind w:firstLine="720"/>
        <w:rPr>
          <w:szCs w:val="20"/>
          <w:lang w:val="en-GB"/>
        </w:rPr>
      </w:pPr>
    </w:p>
    <w:p w14:paraId="31E798E7" w14:textId="182D18A6" w:rsidR="001F2387" w:rsidDel="00C829AE" w:rsidRDefault="001F2387" w:rsidP="00C342CF">
      <w:pPr>
        <w:pStyle w:val="Geenafstand"/>
        <w:rPr>
          <w:szCs w:val="20"/>
          <w:lang w:val="en-GB"/>
        </w:rPr>
      </w:pPr>
      <w:moveFromRangeStart w:id="212" w:author="Julia Faillace Thiesen" w:date="2014-04-11T16:52:00Z" w:name="move384998465"/>
      <w:moveFrom w:id="213" w:author="Julia Faillace Thiesen" w:date="2014-04-11T16:52:00Z">
        <w:r w:rsidRPr="002444A8" w:rsidDel="00C829AE">
          <w:rPr>
            <w:szCs w:val="20"/>
            <w:lang w:val="en-GB"/>
          </w:rPr>
          <w:t xml:space="preserve">molecular data </w:t>
        </w:r>
        <w:r w:rsidDel="00C829AE">
          <w:rPr>
            <w:szCs w:val="20"/>
            <w:lang w:val="en-GB"/>
          </w:rPr>
          <w:t xml:space="preserve">now generally </w:t>
        </w:r>
        <w:r w:rsidRPr="002444A8" w:rsidDel="00C829AE">
          <w:rPr>
            <w:szCs w:val="20"/>
            <w:lang w:val="en-GB"/>
          </w:rPr>
          <w:t>support</w:t>
        </w:r>
        <w:r w:rsidDel="00C829AE">
          <w:rPr>
            <w:szCs w:val="20"/>
            <w:lang w:val="en-GB"/>
          </w:rPr>
          <w:t xml:space="preserve"> </w:t>
        </w:r>
        <w:r w:rsidRPr="002444A8" w:rsidDel="00C829AE">
          <w:rPr>
            <w:szCs w:val="20"/>
            <w:lang w:val="en-GB"/>
          </w:rPr>
          <w:t>5 subfamil</w:t>
        </w:r>
        <w:r w:rsidDel="00C829AE">
          <w:rPr>
            <w:szCs w:val="20"/>
            <w:lang w:val="en-GB"/>
          </w:rPr>
          <w:t>ies</w:t>
        </w:r>
        <w:r w:rsidRPr="002444A8" w:rsidDel="00C829AE">
          <w:rPr>
            <w:szCs w:val="20"/>
            <w:lang w:val="en-GB"/>
          </w:rPr>
          <w:t>: Apostasioideae (Vanilloideae (Cypripedioideae (Orchidoideae (Epidendroideae))))</w:t>
        </w:r>
        <w:r w:rsidDel="00C829AE">
          <w:rPr>
            <w:szCs w:val="20"/>
            <w:lang w:val="en-GB"/>
          </w:rPr>
          <w:t xml:space="preserve"> (see Figures 1 and 2).</w:t>
        </w:r>
      </w:moveFrom>
    </w:p>
    <w:moveFromRangeEnd w:id="212"/>
    <w:p w14:paraId="0A6DA35A" w14:textId="52CA7E32" w:rsidR="000A75D3" w:rsidRDefault="001F2387" w:rsidP="001F2387">
      <w:pPr>
        <w:pStyle w:val="Geenafstand"/>
        <w:ind w:firstLine="720"/>
        <w:rPr>
          <w:szCs w:val="20"/>
          <w:lang w:val="en-GB"/>
        </w:rPr>
      </w:pPr>
      <w:r>
        <w:rPr>
          <w:szCs w:val="20"/>
          <w:lang w:val="en-GB"/>
        </w:rPr>
        <w:t xml:space="preserve">The 5 subfamilies from Orchidaceae have been classified based on both molecular data and morphological </w:t>
      </w:r>
      <w:del w:id="214" w:author="Vos, R.A." w:date="2014-04-14T12:20:00Z">
        <w:r w:rsidDel="00DD40AF">
          <w:rPr>
            <w:szCs w:val="20"/>
            <w:lang w:val="en-GB"/>
          </w:rPr>
          <w:delText>data,</w:delText>
        </w:r>
      </w:del>
      <w:ins w:id="215" w:author="Vos, R.A." w:date="2014-04-14T12:20:00Z">
        <w:r w:rsidR="00DD40AF">
          <w:rPr>
            <w:szCs w:val="20"/>
            <w:lang w:val="en-GB"/>
          </w:rPr>
          <w:t>data;</w:t>
        </w:r>
      </w:ins>
      <w:r>
        <w:rPr>
          <w:szCs w:val="20"/>
          <w:lang w:val="en-GB"/>
        </w:rPr>
        <w:t xml:space="preserve"> nevertheless there are still uncertainties </w:t>
      </w:r>
      <w:del w:id="216" w:author="Vos, R.A." w:date="2014-04-14T12:19:00Z">
        <w:r w:rsidDel="00DD40AF">
          <w:rPr>
            <w:szCs w:val="20"/>
            <w:lang w:val="en-GB"/>
          </w:rPr>
          <w:delText xml:space="preserve">among </w:delText>
        </w:r>
      </w:del>
      <w:ins w:id="217" w:author="Vos, R.A." w:date="2014-04-14T12:19:00Z">
        <w:r w:rsidR="00DD40AF">
          <w:rPr>
            <w:szCs w:val="20"/>
            <w:lang w:val="en-GB"/>
          </w:rPr>
          <w:t xml:space="preserve">within </w:t>
        </w:r>
      </w:ins>
      <w:r>
        <w:rPr>
          <w:szCs w:val="20"/>
          <w:lang w:val="en-GB"/>
        </w:rPr>
        <w:t xml:space="preserve">the tree (e.g. the placement of </w:t>
      </w:r>
      <w:r w:rsidR="008609A9">
        <w:rPr>
          <w:szCs w:val="20"/>
          <w:lang w:val="en-GB"/>
        </w:rPr>
        <w:t>Cypripedioideae). One of the hypothesis group</w:t>
      </w:r>
      <w:r w:rsidR="00250E26">
        <w:rPr>
          <w:szCs w:val="20"/>
          <w:lang w:val="en-GB"/>
        </w:rPr>
        <w:t>s</w:t>
      </w:r>
      <w:r w:rsidR="008609A9">
        <w:rPr>
          <w:szCs w:val="20"/>
          <w:lang w:val="en-GB"/>
        </w:rPr>
        <w:t xml:space="preserve"> monandrous orchids in one clade (Vanilloideae, Orchidoideae and Epidendroideae). Most recent hypothes</w:t>
      </w:r>
      <w:r w:rsidR="00250E26">
        <w:rPr>
          <w:szCs w:val="20"/>
          <w:lang w:val="en-GB"/>
        </w:rPr>
        <w:t>e</w:t>
      </w:r>
      <w:r w:rsidR="008609A9">
        <w:rPr>
          <w:szCs w:val="20"/>
          <w:lang w:val="en-GB"/>
        </w:rPr>
        <w:t xml:space="preserve">s (see Chase </w:t>
      </w:r>
      <w:r w:rsidR="008609A9" w:rsidRPr="00F84FFC">
        <w:rPr>
          <w:i/>
          <w:szCs w:val="20"/>
          <w:lang w:val="en-GB"/>
        </w:rPr>
        <w:t>et al</w:t>
      </w:r>
      <w:r w:rsidR="008609A9">
        <w:rPr>
          <w:i/>
          <w:szCs w:val="20"/>
          <w:lang w:val="en-GB"/>
        </w:rPr>
        <w:t>.</w:t>
      </w:r>
      <w:r w:rsidR="008609A9" w:rsidRPr="00F84FFC">
        <w:rPr>
          <w:i/>
          <w:szCs w:val="20"/>
          <w:lang w:val="en-GB"/>
        </w:rPr>
        <w:t xml:space="preserve"> </w:t>
      </w:r>
      <w:r w:rsidR="008609A9">
        <w:rPr>
          <w:szCs w:val="20"/>
          <w:lang w:val="en-GB"/>
        </w:rPr>
        <w:t xml:space="preserve">2003, Singer </w:t>
      </w:r>
      <w:r w:rsidR="008609A9" w:rsidRPr="00F84FFC">
        <w:rPr>
          <w:i/>
          <w:szCs w:val="20"/>
          <w:lang w:val="en-GB"/>
        </w:rPr>
        <w:t>et al.</w:t>
      </w:r>
      <w:r w:rsidR="008609A9">
        <w:rPr>
          <w:szCs w:val="20"/>
          <w:lang w:val="en-GB"/>
        </w:rPr>
        <w:t xml:space="preserve"> 2008, Cameron </w:t>
      </w:r>
      <w:r w:rsidR="008609A9" w:rsidRPr="00F84FFC">
        <w:rPr>
          <w:i/>
          <w:szCs w:val="20"/>
          <w:lang w:val="en-GB"/>
        </w:rPr>
        <w:t xml:space="preserve">et al. </w:t>
      </w:r>
      <w:r w:rsidR="008609A9">
        <w:rPr>
          <w:szCs w:val="20"/>
          <w:lang w:val="en-GB"/>
        </w:rPr>
        <w:t xml:space="preserve">2006) </w:t>
      </w:r>
      <w:r w:rsidR="000A75D3">
        <w:rPr>
          <w:szCs w:val="20"/>
          <w:lang w:val="en-GB"/>
        </w:rPr>
        <w:t xml:space="preserve">place Cypripedioideae </w:t>
      </w:r>
      <w:r w:rsidR="00250E26">
        <w:rPr>
          <w:szCs w:val="20"/>
          <w:lang w:val="en-GB"/>
        </w:rPr>
        <w:t>as</w:t>
      </w:r>
      <w:ins w:id="218" w:author="Vos, R.A." w:date="2014-04-14T12:19:00Z">
        <w:r w:rsidR="00DD40AF">
          <w:rPr>
            <w:szCs w:val="20"/>
            <w:lang w:val="en-GB"/>
          </w:rPr>
          <w:t xml:space="preserve"> </w:t>
        </w:r>
      </w:ins>
      <w:r w:rsidR="000A75D3">
        <w:rPr>
          <w:szCs w:val="20"/>
          <w:lang w:val="en-GB"/>
        </w:rPr>
        <w:t xml:space="preserve">sister clade </w:t>
      </w:r>
      <w:r w:rsidR="00250E26">
        <w:rPr>
          <w:szCs w:val="20"/>
          <w:lang w:val="en-GB"/>
        </w:rPr>
        <w:t>to</w:t>
      </w:r>
      <w:r w:rsidR="000A75D3">
        <w:rPr>
          <w:szCs w:val="20"/>
          <w:lang w:val="en-GB"/>
        </w:rPr>
        <w:t xml:space="preserve"> Orchidoideae and Epidendroidea, </w:t>
      </w:r>
      <w:del w:id="219" w:author="Vos, R.A." w:date="2014-04-14T12:19:00Z">
        <w:r w:rsidR="000A75D3" w:rsidDel="00DD40AF">
          <w:rPr>
            <w:szCs w:val="20"/>
            <w:lang w:val="en-GB"/>
          </w:rPr>
          <w:delText>impliying</w:delText>
        </w:r>
      </w:del>
      <w:ins w:id="220" w:author="Vos, R.A." w:date="2014-04-14T12:19:00Z">
        <w:r w:rsidR="00DD40AF">
          <w:rPr>
            <w:szCs w:val="20"/>
            <w:lang w:val="en-GB"/>
          </w:rPr>
          <w:t>implying</w:t>
        </w:r>
      </w:ins>
      <w:r w:rsidR="000A75D3">
        <w:rPr>
          <w:szCs w:val="20"/>
          <w:lang w:val="en-GB"/>
        </w:rPr>
        <w:t xml:space="preserve"> that the loss of one stamen occurred twice (Figure 1).</w:t>
      </w:r>
    </w:p>
    <w:p w14:paraId="52F74292" w14:textId="5DDF4336" w:rsidR="006E19EB" w:rsidRPr="003D6967" w:rsidRDefault="000A75D3" w:rsidP="003D6967">
      <w:pPr>
        <w:pStyle w:val="Geenafstand"/>
        <w:ind w:firstLine="720"/>
        <w:rPr>
          <w:szCs w:val="20"/>
          <w:lang w:val="en-GB"/>
        </w:rPr>
      </w:pPr>
      <w:r w:rsidRPr="002444A8">
        <w:rPr>
          <w:szCs w:val="20"/>
          <w:lang w:val="en-GB"/>
        </w:rPr>
        <w:t xml:space="preserve">For many years </w:t>
      </w:r>
      <w:r w:rsidR="00250E26">
        <w:rPr>
          <w:szCs w:val="20"/>
          <w:lang w:val="en-GB"/>
        </w:rPr>
        <w:t>the phylogeny of the orchids</w:t>
      </w:r>
      <w:r w:rsidRPr="002444A8">
        <w:rPr>
          <w:szCs w:val="20"/>
          <w:lang w:val="en-GB"/>
        </w:rPr>
        <w:t xml:space="preserve"> was inferred </w:t>
      </w:r>
      <w:del w:id="221" w:author="Vos, R.A." w:date="2014-04-14T12:20:00Z">
        <w:r w:rsidRPr="002444A8" w:rsidDel="00860DDC">
          <w:rPr>
            <w:szCs w:val="20"/>
            <w:lang w:val="en-GB"/>
          </w:rPr>
          <w:delText xml:space="preserve">using </w:delText>
        </w:r>
      </w:del>
      <w:ins w:id="222" w:author="Vos, R.A." w:date="2014-04-14T12:20:00Z">
        <w:r w:rsidR="00860DDC">
          <w:rPr>
            <w:szCs w:val="20"/>
            <w:lang w:val="en-GB"/>
          </w:rPr>
          <w:t>based</w:t>
        </w:r>
        <w:r w:rsidR="00860DDC" w:rsidRPr="002444A8">
          <w:rPr>
            <w:szCs w:val="20"/>
            <w:lang w:val="en-GB"/>
          </w:rPr>
          <w:t xml:space="preserve"> </w:t>
        </w:r>
      </w:ins>
      <w:r w:rsidRPr="002444A8">
        <w:rPr>
          <w:szCs w:val="20"/>
          <w:lang w:val="en-GB"/>
        </w:rPr>
        <w:t>almost exclusively</w:t>
      </w:r>
      <w:r w:rsidR="003828B9">
        <w:rPr>
          <w:szCs w:val="20"/>
          <w:lang w:val="en-GB"/>
        </w:rPr>
        <w:t xml:space="preserve"> </w:t>
      </w:r>
      <w:del w:id="223" w:author="Vos, R.A." w:date="2014-04-14T12:20:00Z">
        <w:r w:rsidR="003828B9" w:rsidDel="00860DDC">
          <w:rPr>
            <w:szCs w:val="20"/>
            <w:lang w:val="en-GB"/>
          </w:rPr>
          <w:delText>from</w:delText>
        </w:r>
        <w:r w:rsidRPr="002444A8" w:rsidDel="00860DDC">
          <w:rPr>
            <w:szCs w:val="20"/>
            <w:lang w:val="en-GB"/>
          </w:rPr>
          <w:delText xml:space="preserve"> </w:delText>
        </w:r>
      </w:del>
      <w:ins w:id="224" w:author="Vos, R.A." w:date="2014-04-14T12:20:00Z">
        <w:r w:rsidR="00860DDC">
          <w:rPr>
            <w:szCs w:val="20"/>
            <w:lang w:val="en-GB"/>
          </w:rPr>
          <w:t>on</w:t>
        </w:r>
        <w:r w:rsidR="00860DDC" w:rsidRPr="002444A8">
          <w:rPr>
            <w:szCs w:val="20"/>
            <w:lang w:val="en-GB"/>
          </w:rPr>
          <w:t xml:space="preserve"> </w:t>
        </w:r>
      </w:ins>
      <w:r w:rsidRPr="002444A8">
        <w:rPr>
          <w:szCs w:val="20"/>
          <w:lang w:val="en-GB"/>
        </w:rPr>
        <w:t xml:space="preserve">floral features (Chase </w:t>
      </w:r>
      <w:r w:rsidRPr="002444A8">
        <w:rPr>
          <w:i/>
          <w:szCs w:val="20"/>
          <w:lang w:val="en-GB"/>
        </w:rPr>
        <w:t>et al</w:t>
      </w:r>
      <w:r w:rsidRPr="002444A8">
        <w:rPr>
          <w:szCs w:val="20"/>
          <w:lang w:val="en-GB"/>
        </w:rPr>
        <w:t xml:space="preserve"> 2007). Although morphological data have produced a pertinent hierarchy in Orchidaceae, the occurrence of homoplasy lead</w:t>
      </w:r>
      <w:ins w:id="225" w:author="Vos, R.A." w:date="2014-04-14T12:21:00Z">
        <w:r w:rsidR="00860DDC">
          <w:rPr>
            <w:szCs w:val="20"/>
            <w:lang w:val="en-GB"/>
          </w:rPr>
          <w:t>s</w:t>
        </w:r>
      </w:ins>
      <w:r w:rsidRPr="002444A8">
        <w:rPr>
          <w:szCs w:val="20"/>
          <w:lang w:val="en-GB"/>
        </w:rPr>
        <w:t xml:space="preserve"> to error in many cases (e.g. Chase </w:t>
      </w:r>
      <w:r w:rsidRPr="002444A8">
        <w:rPr>
          <w:i/>
          <w:szCs w:val="20"/>
          <w:lang w:val="en-GB"/>
        </w:rPr>
        <w:t xml:space="preserve">et al </w:t>
      </w:r>
      <w:r w:rsidRPr="002444A8">
        <w:rPr>
          <w:szCs w:val="20"/>
          <w:lang w:val="en-GB"/>
        </w:rPr>
        <w:t xml:space="preserve">2009, replacement of a set of species in </w:t>
      </w:r>
      <w:r w:rsidRPr="002444A8">
        <w:rPr>
          <w:i/>
          <w:szCs w:val="20"/>
          <w:lang w:val="en-GB"/>
        </w:rPr>
        <w:t>Gomesa,</w:t>
      </w:r>
      <w:r w:rsidRPr="002444A8">
        <w:rPr>
          <w:szCs w:val="20"/>
          <w:lang w:val="en-GB"/>
        </w:rPr>
        <w:t xml:space="preserve"> previously </w:t>
      </w:r>
      <w:del w:id="226" w:author="Vos, R.A." w:date="2014-04-14T12:21:00Z">
        <w:r w:rsidRPr="002444A8" w:rsidDel="00860DDC">
          <w:rPr>
            <w:szCs w:val="20"/>
            <w:lang w:val="en-GB"/>
          </w:rPr>
          <w:delText xml:space="preserve">setted </w:delText>
        </w:r>
      </w:del>
      <w:ins w:id="227" w:author="Vos, R.A." w:date="2014-04-14T12:21:00Z">
        <w:r w:rsidR="00860DDC">
          <w:rPr>
            <w:szCs w:val="20"/>
            <w:lang w:val="en-GB"/>
          </w:rPr>
          <w:t>placed</w:t>
        </w:r>
        <w:r w:rsidR="00860DDC" w:rsidRPr="002444A8">
          <w:rPr>
            <w:szCs w:val="20"/>
            <w:lang w:val="en-GB"/>
          </w:rPr>
          <w:t xml:space="preserve"> </w:t>
        </w:r>
      </w:ins>
      <w:r w:rsidRPr="002444A8">
        <w:rPr>
          <w:szCs w:val="20"/>
          <w:lang w:val="en-GB"/>
        </w:rPr>
        <w:t xml:space="preserve">in </w:t>
      </w:r>
      <w:r w:rsidRPr="002444A8">
        <w:rPr>
          <w:i/>
          <w:szCs w:val="20"/>
          <w:lang w:val="en-GB"/>
        </w:rPr>
        <w:t>Oncidium)</w:t>
      </w:r>
      <w:r>
        <w:rPr>
          <w:szCs w:val="20"/>
          <w:lang w:val="en-GB"/>
        </w:rPr>
        <w:t>, and may induce</w:t>
      </w:r>
      <w:r w:rsidR="003828B9">
        <w:rPr>
          <w:szCs w:val="20"/>
          <w:lang w:val="en-GB"/>
        </w:rPr>
        <w:t xml:space="preserve"> </w:t>
      </w:r>
      <w:r>
        <w:rPr>
          <w:szCs w:val="20"/>
          <w:lang w:val="en-GB"/>
        </w:rPr>
        <w:t>error</w:t>
      </w:r>
      <w:r w:rsidR="003828B9">
        <w:rPr>
          <w:szCs w:val="20"/>
          <w:lang w:val="en-GB"/>
        </w:rPr>
        <w:t>s</w:t>
      </w:r>
      <w:r>
        <w:rPr>
          <w:szCs w:val="20"/>
          <w:lang w:val="en-GB"/>
        </w:rPr>
        <w:t xml:space="preserve">. </w:t>
      </w:r>
      <w:r w:rsidRPr="002444A8">
        <w:rPr>
          <w:szCs w:val="20"/>
          <w:lang w:val="en-GB"/>
        </w:rPr>
        <w:t>In addition, morphology-only-based phylogen</w:t>
      </w:r>
      <w:r w:rsidR="003828B9">
        <w:rPr>
          <w:szCs w:val="20"/>
          <w:lang w:val="en-GB"/>
        </w:rPr>
        <w:t>ies</w:t>
      </w:r>
      <w:r w:rsidRPr="002444A8">
        <w:rPr>
          <w:szCs w:val="20"/>
          <w:lang w:val="en-GB"/>
        </w:rPr>
        <w:t xml:space="preserve"> </w:t>
      </w:r>
      <w:r>
        <w:rPr>
          <w:szCs w:val="20"/>
          <w:lang w:val="en-GB"/>
        </w:rPr>
        <w:t>limited the number of characters concatenated and provide</w:t>
      </w:r>
      <w:r w:rsidR="003828B9">
        <w:rPr>
          <w:szCs w:val="20"/>
          <w:lang w:val="en-GB"/>
        </w:rPr>
        <w:t>d</w:t>
      </w:r>
      <w:r>
        <w:rPr>
          <w:szCs w:val="20"/>
          <w:lang w:val="en-GB"/>
        </w:rPr>
        <w:t xml:space="preserve"> less support for clades (Singer et al. 2008). </w:t>
      </w:r>
      <w:r w:rsidRPr="002444A8">
        <w:rPr>
          <w:szCs w:val="20"/>
          <w:lang w:val="en-GB"/>
        </w:rPr>
        <w:t xml:space="preserve"> Molecular data </w:t>
      </w:r>
      <w:r w:rsidR="005806C1" w:rsidRPr="002444A8">
        <w:rPr>
          <w:szCs w:val="20"/>
          <w:lang w:val="en-GB"/>
        </w:rPr>
        <w:t xml:space="preserve">have revolutionized phylogenetic studies on Orchidaceae from early 1990s, starting with Chase </w:t>
      </w:r>
      <w:r w:rsidR="005806C1" w:rsidRPr="002444A8">
        <w:rPr>
          <w:i/>
          <w:szCs w:val="20"/>
          <w:lang w:val="en-GB"/>
        </w:rPr>
        <w:t>et al</w:t>
      </w:r>
      <w:r w:rsidR="005806C1" w:rsidRPr="002444A8">
        <w:rPr>
          <w:szCs w:val="20"/>
          <w:lang w:val="en-GB"/>
        </w:rPr>
        <w:t xml:space="preserve"> (1994) </w:t>
      </w:r>
      <w:r w:rsidR="005806C1">
        <w:rPr>
          <w:szCs w:val="20"/>
          <w:lang w:val="en-GB"/>
        </w:rPr>
        <w:t xml:space="preserve">and </w:t>
      </w:r>
      <w:r w:rsidR="005806C1" w:rsidRPr="002444A8">
        <w:rPr>
          <w:szCs w:val="20"/>
          <w:lang w:val="en-GB"/>
        </w:rPr>
        <w:t xml:space="preserve">(Fay &amp; Chase 2009). The first </w:t>
      </w:r>
      <w:r w:rsidR="005806C1">
        <w:rPr>
          <w:szCs w:val="20"/>
          <w:lang w:val="en-GB"/>
        </w:rPr>
        <w:t xml:space="preserve">DNA sequence-based </w:t>
      </w:r>
      <w:r w:rsidR="005806C1" w:rsidRPr="002444A8">
        <w:rPr>
          <w:szCs w:val="20"/>
          <w:lang w:val="en-GB"/>
        </w:rPr>
        <w:t xml:space="preserve">studies generated congruent trees (Chase </w:t>
      </w:r>
      <w:r w:rsidR="005806C1" w:rsidRPr="002444A8">
        <w:rPr>
          <w:i/>
          <w:szCs w:val="20"/>
          <w:lang w:val="en-GB"/>
        </w:rPr>
        <w:t>et al</w:t>
      </w:r>
      <w:r w:rsidR="005806C1" w:rsidRPr="002444A8">
        <w:rPr>
          <w:szCs w:val="20"/>
          <w:lang w:val="en-GB"/>
        </w:rPr>
        <w:t xml:space="preserve"> 1994, Cameron </w:t>
      </w:r>
      <w:r w:rsidR="005806C1" w:rsidRPr="002444A8">
        <w:rPr>
          <w:i/>
          <w:szCs w:val="20"/>
          <w:lang w:val="en-GB"/>
        </w:rPr>
        <w:t>et al</w:t>
      </w:r>
      <w:r w:rsidR="005806C1" w:rsidRPr="002444A8">
        <w:rPr>
          <w:szCs w:val="20"/>
          <w:lang w:val="en-GB"/>
        </w:rPr>
        <w:t xml:space="preserve"> 1999, Freudenstein </w:t>
      </w:r>
      <w:r w:rsidR="005806C1" w:rsidRPr="002444A8">
        <w:rPr>
          <w:i/>
          <w:szCs w:val="20"/>
          <w:lang w:val="en-GB"/>
        </w:rPr>
        <w:t>et al</w:t>
      </w:r>
      <w:r w:rsidR="005806C1" w:rsidRPr="002444A8">
        <w:rPr>
          <w:szCs w:val="20"/>
          <w:lang w:val="en-GB"/>
        </w:rPr>
        <w:t xml:space="preserve"> 2004) compar</w:t>
      </w:r>
      <w:r w:rsidR="005806C1">
        <w:rPr>
          <w:szCs w:val="20"/>
          <w:lang w:val="en-GB"/>
        </w:rPr>
        <w:t>ed</w:t>
      </w:r>
      <w:r w:rsidR="005806C1" w:rsidRPr="002444A8">
        <w:rPr>
          <w:szCs w:val="20"/>
          <w:lang w:val="en-GB"/>
        </w:rPr>
        <w:t xml:space="preserve"> with </w:t>
      </w:r>
      <w:r w:rsidR="005806C1">
        <w:rPr>
          <w:szCs w:val="20"/>
          <w:lang w:val="en-GB"/>
        </w:rPr>
        <w:t xml:space="preserve">previous, morphology-based </w:t>
      </w:r>
      <w:r w:rsidR="005806C1" w:rsidRPr="002444A8">
        <w:rPr>
          <w:szCs w:val="20"/>
          <w:lang w:val="en-GB"/>
        </w:rPr>
        <w:t xml:space="preserve">Orchidaceae </w:t>
      </w:r>
      <w:r w:rsidR="005806C1">
        <w:rPr>
          <w:szCs w:val="20"/>
          <w:lang w:val="en-GB"/>
        </w:rPr>
        <w:t>hypotheses</w:t>
      </w:r>
      <w:r w:rsidR="005806C1" w:rsidRPr="002444A8">
        <w:rPr>
          <w:szCs w:val="20"/>
          <w:lang w:val="en-GB"/>
        </w:rPr>
        <w:t xml:space="preserve"> (Dressler 1993). Cameron </w:t>
      </w:r>
      <w:r w:rsidR="005806C1" w:rsidRPr="002444A8">
        <w:rPr>
          <w:i/>
          <w:szCs w:val="20"/>
          <w:lang w:val="en-GB"/>
        </w:rPr>
        <w:t>et al</w:t>
      </w:r>
      <w:r w:rsidR="005806C1" w:rsidRPr="002444A8">
        <w:rPr>
          <w:szCs w:val="20"/>
          <w:lang w:val="en-GB"/>
        </w:rPr>
        <w:t xml:space="preserve"> (1999) explored the evidences from the plastid gene </w:t>
      </w:r>
      <w:r w:rsidR="005806C1" w:rsidRPr="006C42B8">
        <w:rPr>
          <w:i/>
          <w:szCs w:val="20"/>
          <w:lang w:val="en-GB"/>
        </w:rPr>
        <w:t>rbc</w:t>
      </w:r>
      <w:r w:rsidR="005806C1" w:rsidRPr="002444A8">
        <w:rPr>
          <w:szCs w:val="20"/>
          <w:lang w:val="en-GB"/>
        </w:rPr>
        <w:t xml:space="preserve">L, using parsimony: 171 taxa </w:t>
      </w:r>
      <w:r w:rsidR="005806C1">
        <w:rPr>
          <w:szCs w:val="20"/>
          <w:lang w:val="en-GB"/>
        </w:rPr>
        <w:t xml:space="preserve">across all 5 subfamilies </w:t>
      </w:r>
      <w:r w:rsidR="005806C1" w:rsidRPr="002444A8">
        <w:rPr>
          <w:szCs w:val="20"/>
          <w:lang w:val="en-GB"/>
        </w:rPr>
        <w:t xml:space="preserve">and 1320 characters (485 informative). Comparing with Dressler (1993), the topology generated was mostly congruent, although the elevation of Vanilloid orchids to subfamilial status was an important </w:t>
      </w:r>
      <w:r w:rsidR="003828B9">
        <w:rPr>
          <w:szCs w:val="20"/>
          <w:lang w:val="en-GB"/>
        </w:rPr>
        <w:t>change</w:t>
      </w:r>
      <w:r w:rsidR="003828B9" w:rsidRPr="002444A8">
        <w:rPr>
          <w:szCs w:val="20"/>
          <w:lang w:val="en-GB"/>
        </w:rPr>
        <w:t xml:space="preserve"> </w:t>
      </w:r>
      <w:r w:rsidR="005806C1" w:rsidRPr="002444A8">
        <w:rPr>
          <w:szCs w:val="20"/>
          <w:lang w:val="en-GB"/>
        </w:rPr>
        <w:t xml:space="preserve">to the current topology. Freudenstein </w:t>
      </w:r>
      <w:r w:rsidR="005806C1" w:rsidRPr="002444A8">
        <w:rPr>
          <w:i/>
          <w:szCs w:val="20"/>
          <w:lang w:val="en-GB"/>
        </w:rPr>
        <w:t>et al</w:t>
      </w:r>
      <w:r w:rsidR="005806C1" w:rsidRPr="002444A8">
        <w:rPr>
          <w:szCs w:val="20"/>
          <w:lang w:val="en-GB"/>
        </w:rPr>
        <w:t xml:space="preserve"> (2004) explored an </w:t>
      </w:r>
      <w:r w:rsidR="005806C1" w:rsidRPr="002444A8">
        <w:rPr>
          <w:szCs w:val="20"/>
          <w:lang w:val="en-GB"/>
        </w:rPr>
        <w:lastRenderedPageBreak/>
        <w:t xml:space="preserve">expanded plastid </w:t>
      </w:r>
      <w:r w:rsidR="00504FFE" w:rsidRPr="002444A8">
        <w:rPr>
          <w:szCs w:val="20"/>
          <w:lang w:val="en-GB"/>
        </w:rPr>
        <w:t xml:space="preserve">DNA phylogeny of Orchidaceae using </w:t>
      </w:r>
      <w:r w:rsidR="00504FFE" w:rsidRPr="006C42B8">
        <w:rPr>
          <w:i/>
          <w:szCs w:val="20"/>
          <w:lang w:val="en-GB"/>
        </w:rPr>
        <w:t>rbc</w:t>
      </w:r>
      <w:r w:rsidR="00504FFE" w:rsidRPr="002444A8">
        <w:rPr>
          <w:szCs w:val="20"/>
          <w:lang w:val="en-GB"/>
        </w:rPr>
        <w:t xml:space="preserve">L and </w:t>
      </w:r>
      <w:r w:rsidR="003828B9" w:rsidRPr="006C42B8">
        <w:rPr>
          <w:i/>
          <w:szCs w:val="20"/>
          <w:lang w:val="en-GB"/>
        </w:rPr>
        <w:t>mat</w:t>
      </w:r>
      <w:r w:rsidR="003828B9">
        <w:rPr>
          <w:szCs w:val="20"/>
          <w:lang w:val="en-GB"/>
        </w:rPr>
        <w:t>K</w:t>
      </w:r>
      <w:r w:rsidR="00504FFE">
        <w:rPr>
          <w:szCs w:val="20"/>
          <w:lang w:val="en-GB"/>
        </w:rPr>
        <w:t xml:space="preserve"> sequences</w:t>
      </w:r>
      <w:r w:rsidR="00504FFE" w:rsidRPr="002444A8">
        <w:rPr>
          <w:szCs w:val="20"/>
          <w:lang w:val="en-GB"/>
        </w:rPr>
        <w:t>: 173 taxa, 2958 characters (1180 informative). Support values presented in this study are stronger than the prev</w:t>
      </w:r>
      <w:r w:rsidR="00504FFE">
        <w:rPr>
          <w:szCs w:val="20"/>
          <w:lang w:val="en-GB"/>
        </w:rPr>
        <w:t>i</w:t>
      </w:r>
      <w:r w:rsidR="00504FFE" w:rsidRPr="002444A8">
        <w:rPr>
          <w:szCs w:val="20"/>
          <w:lang w:val="en-GB"/>
        </w:rPr>
        <w:t xml:space="preserve">ous study (Figure 1). There are now numerous studies that have provided an increasingly detailed phylogenetic framework for orchids (Lay &amp; Chase 2009), and alternative markers are being suggested for its phylogeny (see Yang </w:t>
      </w:r>
      <w:r w:rsidR="00504FFE" w:rsidRPr="002444A8">
        <w:rPr>
          <w:i/>
          <w:szCs w:val="20"/>
          <w:lang w:val="en-GB"/>
        </w:rPr>
        <w:t>et al</w:t>
      </w:r>
      <w:r w:rsidR="00504FFE" w:rsidRPr="002444A8">
        <w:rPr>
          <w:szCs w:val="20"/>
          <w:lang w:val="en-GB"/>
        </w:rPr>
        <w:t xml:space="preserve"> 2013, Pan </w:t>
      </w:r>
      <w:r w:rsidR="00504FFE" w:rsidRPr="002444A8">
        <w:rPr>
          <w:i/>
          <w:szCs w:val="20"/>
          <w:lang w:val="en-GB"/>
        </w:rPr>
        <w:t xml:space="preserve">et al </w:t>
      </w:r>
      <w:r w:rsidR="00504FFE" w:rsidRPr="002444A8">
        <w:rPr>
          <w:szCs w:val="20"/>
          <w:lang w:val="en-GB"/>
        </w:rPr>
        <w:t>2012). Support values</w:t>
      </w:r>
      <w:r w:rsidR="00504FFE">
        <w:rPr>
          <w:szCs w:val="20"/>
          <w:lang w:val="en-GB"/>
        </w:rPr>
        <w:t xml:space="preserve"> for Epidendroideae and Orchidoideae</w:t>
      </w:r>
      <w:r w:rsidR="00504FFE" w:rsidRPr="002444A8">
        <w:rPr>
          <w:szCs w:val="20"/>
          <w:lang w:val="en-GB"/>
        </w:rPr>
        <w:t xml:space="preserve"> presented in this study are stronger </w:t>
      </w:r>
      <w:r w:rsidR="00504FFE">
        <w:rPr>
          <w:szCs w:val="20"/>
          <w:lang w:val="en-GB"/>
        </w:rPr>
        <w:t xml:space="preserve">than </w:t>
      </w:r>
      <w:del w:id="228" w:author="Vos, R.A." w:date="2014-04-14T12:22:00Z">
        <w:r w:rsidR="00504FFE" w:rsidDel="00860DDC">
          <w:rPr>
            <w:szCs w:val="20"/>
            <w:lang w:val="en-GB"/>
          </w:rPr>
          <w:delText xml:space="preserve">the </w:delText>
        </w:r>
      </w:del>
      <w:r w:rsidR="00504FFE">
        <w:rPr>
          <w:szCs w:val="20"/>
          <w:lang w:val="en-GB"/>
        </w:rPr>
        <w:t xml:space="preserve">Cameron </w:t>
      </w:r>
      <w:r w:rsidR="00504FFE" w:rsidRPr="006029F5">
        <w:rPr>
          <w:i/>
          <w:szCs w:val="20"/>
          <w:lang w:val="en-GB"/>
        </w:rPr>
        <w:t>et al.</w:t>
      </w:r>
      <w:r w:rsidR="00504FFE">
        <w:rPr>
          <w:szCs w:val="20"/>
          <w:lang w:val="en-GB"/>
        </w:rPr>
        <w:t xml:space="preserve"> (1999), but still the topology of the first three diverged subfamilies were not detected, and the tree show</w:t>
      </w:r>
      <w:ins w:id="229" w:author="Vos, R.A." w:date="2014-04-14T12:22:00Z">
        <w:r w:rsidR="00860DDC">
          <w:rPr>
            <w:szCs w:val="20"/>
            <w:lang w:val="en-GB"/>
          </w:rPr>
          <w:t>s</w:t>
        </w:r>
      </w:ins>
      <w:r w:rsidR="00504FFE">
        <w:rPr>
          <w:szCs w:val="20"/>
          <w:lang w:val="en-GB"/>
        </w:rPr>
        <w:t xml:space="preserve"> a pol</w:t>
      </w:r>
      <w:r w:rsidR="003828B9">
        <w:rPr>
          <w:szCs w:val="20"/>
          <w:lang w:val="en-GB"/>
        </w:rPr>
        <w:t>y</w:t>
      </w:r>
      <w:r w:rsidR="00504FFE">
        <w:rPr>
          <w:szCs w:val="20"/>
          <w:lang w:val="en-GB"/>
        </w:rPr>
        <w:t>tomy for th</w:t>
      </w:r>
      <w:ins w:id="230" w:author="Vos, R.A." w:date="2014-04-14T12:22:00Z">
        <w:r w:rsidR="00860DDC">
          <w:rPr>
            <w:szCs w:val="20"/>
            <w:lang w:val="en-GB"/>
          </w:rPr>
          <w:t>e</w:t>
        </w:r>
      </w:ins>
      <w:del w:id="231" w:author="Vos, R.A." w:date="2014-04-14T12:22:00Z">
        <w:r w:rsidR="00504FFE" w:rsidDel="00860DDC">
          <w:rPr>
            <w:szCs w:val="20"/>
            <w:lang w:val="en-GB"/>
          </w:rPr>
          <w:delText>i</w:delText>
        </w:r>
      </w:del>
      <w:r w:rsidR="00504FFE">
        <w:rPr>
          <w:szCs w:val="20"/>
          <w:lang w:val="en-GB"/>
        </w:rPr>
        <w:t>s</w:t>
      </w:r>
      <w:ins w:id="232" w:author="Vos, R.A." w:date="2014-04-14T12:22:00Z">
        <w:r w:rsidR="00860DDC">
          <w:rPr>
            <w:szCs w:val="20"/>
            <w:lang w:val="en-GB"/>
          </w:rPr>
          <w:t>e</w:t>
        </w:r>
      </w:ins>
      <w:r w:rsidR="00504FFE">
        <w:rPr>
          <w:szCs w:val="20"/>
          <w:lang w:val="en-GB"/>
        </w:rPr>
        <w:t xml:space="preserve"> groups in </w:t>
      </w:r>
      <w:r w:rsidR="003828B9">
        <w:rPr>
          <w:szCs w:val="20"/>
          <w:lang w:val="en-GB"/>
        </w:rPr>
        <w:t xml:space="preserve">the </w:t>
      </w:r>
      <w:r w:rsidR="00504FFE">
        <w:rPr>
          <w:szCs w:val="20"/>
          <w:lang w:val="en-GB"/>
        </w:rPr>
        <w:t>strict consensus (Figure 2</w:t>
      </w:r>
      <w:r w:rsidR="00504FFE" w:rsidRPr="002444A8">
        <w:rPr>
          <w:szCs w:val="20"/>
          <w:lang w:val="en-GB"/>
        </w:rPr>
        <w:t>).</w:t>
      </w:r>
      <w:r w:rsidR="00504FFE">
        <w:rPr>
          <w:szCs w:val="20"/>
          <w:lang w:val="en-GB"/>
        </w:rPr>
        <w:t xml:space="preserve"> </w:t>
      </w:r>
      <w:r w:rsidR="00504FFE" w:rsidRPr="002444A8">
        <w:rPr>
          <w:szCs w:val="20"/>
          <w:lang w:val="en-GB"/>
        </w:rPr>
        <w:t xml:space="preserve">A historical overview of phylogenetic studies within Orchidaceae </w:t>
      </w:r>
      <w:del w:id="233" w:author="Vos, R.A." w:date="2014-04-14T12:22:00Z">
        <w:r w:rsidR="00504FFE" w:rsidRPr="002444A8" w:rsidDel="00860DDC">
          <w:rPr>
            <w:szCs w:val="20"/>
            <w:lang w:val="en-GB"/>
          </w:rPr>
          <w:delText>are resumed</w:delText>
        </w:r>
      </w:del>
      <w:ins w:id="234" w:author="Vos, R.A." w:date="2014-04-14T12:22:00Z">
        <w:r w:rsidR="00860DDC">
          <w:rPr>
            <w:szCs w:val="20"/>
            <w:lang w:val="en-GB"/>
          </w:rPr>
          <w:t>is summarized</w:t>
        </w:r>
      </w:ins>
      <w:r w:rsidR="00504FFE" w:rsidRPr="002444A8">
        <w:rPr>
          <w:szCs w:val="20"/>
          <w:lang w:val="en-GB"/>
        </w:rPr>
        <w:t xml:space="preserve"> in Chase</w:t>
      </w:r>
      <w:r w:rsidR="00504FFE" w:rsidRPr="002444A8">
        <w:rPr>
          <w:i/>
          <w:szCs w:val="20"/>
          <w:lang w:val="en-GB"/>
        </w:rPr>
        <w:t xml:space="preserve"> et al</w:t>
      </w:r>
      <w:r w:rsidR="00504FFE" w:rsidRPr="002444A8">
        <w:rPr>
          <w:szCs w:val="20"/>
          <w:lang w:val="en-GB"/>
        </w:rPr>
        <w:t xml:space="preserve"> (2007). The authors emphasize important updates about the tree topology and, more importantly, how comparative genomics is transforming and refining taxonomy. </w:t>
      </w:r>
      <w:r w:rsidR="00504FFE" w:rsidRPr="002444A8">
        <w:rPr>
          <w:i/>
          <w:szCs w:val="20"/>
          <w:lang w:val="en-GB"/>
        </w:rPr>
        <w:t>Genera Orchidacearum</w:t>
      </w:r>
      <w:r w:rsidR="00504FFE" w:rsidRPr="002444A8">
        <w:rPr>
          <w:szCs w:val="20"/>
          <w:lang w:val="en-GB"/>
        </w:rPr>
        <w:t xml:space="preserve"> (Pridgeon </w:t>
      </w:r>
      <w:r w:rsidR="00504FFE" w:rsidRPr="002444A8">
        <w:rPr>
          <w:i/>
          <w:szCs w:val="20"/>
          <w:lang w:val="en-GB"/>
        </w:rPr>
        <w:t>et al</w:t>
      </w:r>
      <w:r w:rsidR="00504FFE" w:rsidRPr="002444A8">
        <w:rPr>
          <w:szCs w:val="20"/>
          <w:lang w:val="en-GB"/>
        </w:rPr>
        <w:t>, 1999; 2001; 2003</w:t>
      </w:r>
      <w:r w:rsidR="003828B9">
        <w:rPr>
          <w:szCs w:val="20"/>
          <w:lang w:val="en-GB"/>
        </w:rPr>
        <w:t xml:space="preserve"> up to 2014</w:t>
      </w:r>
      <w:r w:rsidR="00504FFE" w:rsidRPr="002444A8">
        <w:rPr>
          <w:szCs w:val="20"/>
          <w:lang w:val="en-GB"/>
        </w:rPr>
        <w:t>) is presented as a temporary classification, as new insights are constantly being incorporated.</w:t>
      </w:r>
    </w:p>
    <w:p w14:paraId="4F7BEAE6" w14:textId="64D2E152" w:rsidR="003D6967" w:rsidRPr="002F6A2D" w:rsidRDefault="00295C31" w:rsidP="003D6967">
      <w:pPr>
        <w:pStyle w:val="Geenafstand"/>
        <w:ind w:firstLine="720"/>
        <w:rPr>
          <w:b/>
          <w:sz w:val="18"/>
          <w:szCs w:val="18"/>
          <w:lang w:val="en-GB"/>
        </w:rPr>
      </w:pPr>
      <w:r w:rsidRPr="007345BA">
        <w:rPr>
          <w:noProof/>
          <w:szCs w:val="20"/>
          <w:lang w:eastAsia="nl-NL"/>
        </w:rPr>
        <w:drawing>
          <wp:anchor distT="0" distB="0" distL="114300" distR="114300" simplePos="0" relativeHeight="251655168" behindDoc="0" locked="0" layoutInCell="1" allowOverlap="1" wp14:anchorId="77A5D003" wp14:editId="273CDC0F">
            <wp:simplePos x="0" y="0"/>
            <wp:positionH relativeFrom="margin">
              <wp:align>center</wp:align>
            </wp:positionH>
            <wp:positionV relativeFrom="paragraph">
              <wp:posOffset>439</wp:posOffset>
            </wp:positionV>
            <wp:extent cx="4068445" cy="3162300"/>
            <wp:effectExtent l="0" t="0" r="825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hweiuwqhe.png"/>
                    <pic:cNvPicPr/>
                  </pic:nvPicPr>
                  <pic:blipFill rotWithShape="1">
                    <a:blip r:embed="rId10">
                      <a:extLst>
                        <a:ext uri="{28A0092B-C50C-407E-A947-70E740481C1C}">
                          <a14:useLocalDpi xmlns:a14="http://schemas.microsoft.com/office/drawing/2010/main" val="0"/>
                        </a:ext>
                      </a:extLst>
                    </a:blip>
                    <a:srcRect l="26366" t="11460" r="36071" b="16233"/>
                    <a:stretch/>
                  </pic:blipFill>
                  <pic:spPr bwMode="auto">
                    <a:xfrm>
                      <a:off x="0" y="0"/>
                      <a:ext cx="406844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26D5A" w14:textId="77777777" w:rsidR="006E19EB" w:rsidRDefault="006E19EB" w:rsidP="006E19EB">
      <w:pPr>
        <w:pStyle w:val="Geenafstand"/>
        <w:ind w:left="720"/>
        <w:rPr>
          <w:sz w:val="16"/>
          <w:szCs w:val="16"/>
          <w:lang w:val="en-GB"/>
        </w:rPr>
      </w:pPr>
      <w:r>
        <w:rPr>
          <w:b/>
          <w:sz w:val="18"/>
          <w:szCs w:val="18"/>
          <w:lang w:val="en-GB"/>
        </w:rPr>
        <w:t>Figure 2</w:t>
      </w:r>
      <w:r w:rsidRPr="000C576B">
        <w:rPr>
          <w:sz w:val="18"/>
          <w:szCs w:val="18"/>
          <w:lang w:val="en-GB"/>
        </w:rPr>
        <w:t xml:space="preserve">: </w:t>
      </w:r>
      <w:r w:rsidRPr="00CD3785">
        <w:rPr>
          <w:sz w:val="16"/>
          <w:szCs w:val="16"/>
          <w:lang w:val="en-GB"/>
        </w:rPr>
        <w:t xml:space="preserve">Strict consensus tree for combined rbcL + matK analysis of Orchidaceae (Freudenstein </w:t>
      </w:r>
      <w:r w:rsidRPr="00CD3785">
        <w:rPr>
          <w:i/>
          <w:sz w:val="16"/>
          <w:szCs w:val="16"/>
          <w:lang w:val="en-GB"/>
        </w:rPr>
        <w:t>et al.</w:t>
      </w:r>
      <w:r w:rsidRPr="00CD3785">
        <w:rPr>
          <w:sz w:val="16"/>
          <w:szCs w:val="16"/>
          <w:lang w:val="en-GB"/>
        </w:rPr>
        <w:t xml:space="preserve"> 2004). </w:t>
      </w:r>
    </w:p>
    <w:p w14:paraId="54B9F754" w14:textId="77777777" w:rsidR="006E19EB" w:rsidRPr="00E405B8" w:rsidRDefault="006E19EB" w:rsidP="006E19EB">
      <w:pPr>
        <w:pStyle w:val="Geenafstand"/>
        <w:ind w:left="720"/>
        <w:rPr>
          <w:sz w:val="18"/>
          <w:szCs w:val="18"/>
          <w:lang w:val="en-GB"/>
        </w:rPr>
      </w:pPr>
      <w:r w:rsidRPr="00CD3785">
        <w:rPr>
          <w:sz w:val="16"/>
          <w:szCs w:val="16"/>
          <w:lang w:val="en-GB"/>
        </w:rPr>
        <w:t>Jackknife support percentages are shown (&gt;50%).</w:t>
      </w:r>
    </w:p>
    <w:p w14:paraId="6F8D79AB" w14:textId="77777777" w:rsidR="006E19EB" w:rsidRDefault="006E19EB" w:rsidP="00261B5A">
      <w:pPr>
        <w:pStyle w:val="Geenafstand"/>
        <w:ind w:firstLine="720"/>
        <w:rPr>
          <w:i/>
          <w:szCs w:val="20"/>
          <w:lang w:val="en-GB"/>
        </w:rPr>
      </w:pPr>
    </w:p>
    <w:p w14:paraId="6671DF5C" w14:textId="77777777" w:rsidR="003D6967" w:rsidRPr="002F6A2D" w:rsidRDefault="003D6967" w:rsidP="003D6967">
      <w:pPr>
        <w:pStyle w:val="Geenafstand"/>
        <w:ind w:firstLine="720"/>
        <w:rPr>
          <w:i/>
          <w:szCs w:val="20"/>
          <w:lang w:val="en-GB"/>
        </w:rPr>
      </w:pPr>
      <w:r w:rsidRPr="002444A8">
        <w:rPr>
          <w:szCs w:val="20"/>
          <w:lang w:val="en-GB"/>
        </w:rPr>
        <w:t xml:space="preserve">There are now numerous studies that have provided </w:t>
      </w:r>
      <w:r>
        <w:rPr>
          <w:szCs w:val="20"/>
          <w:lang w:val="en-GB"/>
        </w:rPr>
        <w:t>good resolution</w:t>
      </w:r>
      <w:r w:rsidRPr="002444A8">
        <w:rPr>
          <w:szCs w:val="20"/>
          <w:lang w:val="en-GB"/>
        </w:rPr>
        <w:t xml:space="preserve"> for </w:t>
      </w:r>
      <w:r>
        <w:rPr>
          <w:szCs w:val="20"/>
          <w:lang w:val="en-GB"/>
        </w:rPr>
        <w:t>lower levels within the subfamilies of Orchidaceae</w:t>
      </w:r>
      <w:r w:rsidRPr="002444A8">
        <w:rPr>
          <w:szCs w:val="20"/>
          <w:lang w:val="en-GB"/>
        </w:rPr>
        <w:t xml:space="preserve"> (Lay &amp; Chase 2009), and alternative markers are being </w:t>
      </w:r>
      <w:r>
        <w:rPr>
          <w:szCs w:val="20"/>
          <w:lang w:val="en-GB"/>
        </w:rPr>
        <w:t>suggested for Orchidaceae</w:t>
      </w:r>
      <w:r w:rsidRPr="002444A8">
        <w:rPr>
          <w:szCs w:val="20"/>
          <w:lang w:val="en-GB"/>
        </w:rPr>
        <w:t xml:space="preserve"> </w:t>
      </w:r>
    </w:p>
    <w:p w14:paraId="0518431F" w14:textId="774A792C" w:rsidR="0035612D" w:rsidRDefault="008609A9" w:rsidP="0035612D">
      <w:pPr>
        <w:pStyle w:val="Geenafstand"/>
        <w:rPr>
          <w:szCs w:val="20"/>
          <w:lang w:val="en-GB"/>
        </w:rPr>
      </w:pPr>
      <w:r w:rsidRPr="002444A8">
        <w:rPr>
          <w:szCs w:val="20"/>
          <w:lang w:val="en-GB"/>
        </w:rPr>
        <w:t xml:space="preserve">phylogeny (see Yang </w:t>
      </w:r>
      <w:r w:rsidRPr="002444A8">
        <w:rPr>
          <w:i/>
          <w:szCs w:val="20"/>
          <w:lang w:val="en-GB"/>
        </w:rPr>
        <w:t>et al</w:t>
      </w:r>
      <w:r w:rsidRPr="002444A8">
        <w:rPr>
          <w:szCs w:val="20"/>
          <w:lang w:val="en-GB"/>
        </w:rPr>
        <w:t xml:space="preserve"> 2013, Pan </w:t>
      </w:r>
      <w:r w:rsidRPr="002444A8">
        <w:rPr>
          <w:i/>
          <w:szCs w:val="20"/>
          <w:lang w:val="en-GB"/>
        </w:rPr>
        <w:t xml:space="preserve">et al </w:t>
      </w:r>
      <w:r w:rsidRPr="002444A8">
        <w:rPr>
          <w:szCs w:val="20"/>
          <w:lang w:val="en-GB"/>
        </w:rPr>
        <w:t xml:space="preserve">2012). </w:t>
      </w:r>
      <w:commentRangeStart w:id="235"/>
      <w:r w:rsidRPr="002444A8">
        <w:rPr>
          <w:szCs w:val="20"/>
          <w:lang w:val="en-GB"/>
        </w:rPr>
        <w:t xml:space="preserve">A historical overview of phylogenetic studies within Orchidaceae </w:t>
      </w:r>
      <w:r w:rsidR="003828B9">
        <w:rPr>
          <w:szCs w:val="20"/>
          <w:lang w:val="en-GB"/>
        </w:rPr>
        <w:t>is</w:t>
      </w:r>
      <w:r w:rsidRPr="002444A8">
        <w:rPr>
          <w:szCs w:val="20"/>
          <w:lang w:val="en-GB"/>
        </w:rPr>
        <w:t xml:space="preserve"> </w:t>
      </w:r>
      <w:r w:rsidR="003828B9">
        <w:rPr>
          <w:szCs w:val="20"/>
          <w:lang w:val="en-GB"/>
        </w:rPr>
        <w:t>provided</w:t>
      </w:r>
      <w:r w:rsidRPr="002444A8">
        <w:rPr>
          <w:szCs w:val="20"/>
          <w:lang w:val="en-GB"/>
        </w:rPr>
        <w:t xml:space="preserve"> in Chase</w:t>
      </w:r>
      <w:r w:rsidRPr="002444A8">
        <w:rPr>
          <w:i/>
          <w:szCs w:val="20"/>
          <w:lang w:val="en-GB"/>
        </w:rPr>
        <w:t xml:space="preserve"> et al</w:t>
      </w:r>
      <w:r w:rsidRPr="002444A8">
        <w:rPr>
          <w:szCs w:val="20"/>
          <w:lang w:val="en-GB"/>
        </w:rPr>
        <w:t xml:space="preserve"> (2007). The authors emphasize important updates about the tree topology and, more importantly, how comparative genomics is transforming and refining taxonomy. </w:t>
      </w:r>
      <w:commentRangeEnd w:id="235"/>
      <w:r w:rsidR="00860DDC">
        <w:rPr>
          <w:rStyle w:val="Verwijzingopmerking"/>
        </w:rPr>
        <w:commentReference w:id="235"/>
      </w:r>
      <w:r w:rsidRPr="002444A8">
        <w:rPr>
          <w:i/>
          <w:szCs w:val="20"/>
          <w:lang w:val="en-GB"/>
        </w:rPr>
        <w:t>Genera Orchidacearum</w:t>
      </w:r>
      <w:r w:rsidRPr="002444A8">
        <w:rPr>
          <w:szCs w:val="20"/>
          <w:lang w:val="en-GB"/>
        </w:rPr>
        <w:t xml:space="preserve"> (Pridgeon </w:t>
      </w:r>
      <w:r w:rsidRPr="002444A8">
        <w:rPr>
          <w:i/>
          <w:szCs w:val="20"/>
          <w:lang w:val="en-GB"/>
        </w:rPr>
        <w:t>et al</w:t>
      </w:r>
      <w:r w:rsidRPr="002444A8">
        <w:rPr>
          <w:szCs w:val="20"/>
          <w:lang w:val="en-GB"/>
        </w:rPr>
        <w:t>, 1999; 2001; 2003</w:t>
      </w:r>
      <w:r w:rsidR="003828B9">
        <w:rPr>
          <w:szCs w:val="20"/>
          <w:lang w:val="en-GB"/>
        </w:rPr>
        <w:t xml:space="preserve"> up to 2014</w:t>
      </w:r>
      <w:r w:rsidRPr="002444A8">
        <w:rPr>
          <w:szCs w:val="20"/>
          <w:lang w:val="en-GB"/>
        </w:rPr>
        <w:t xml:space="preserve">) is presented as a temporary classification, as new insights </w:t>
      </w:r>
      <w:r w:rsidR="003828B9">
        <w:rPr>
          <w:szCs w:val="20"/>
          <w:lang w:val="en-GB"/>
        </w:rPr>
        <w:t>a</w:t>
      </w:r>
      <w:r w:rsidR="0035612D" w:rsidRPr="002444A8">
        <w:rPr>
          <w:szCs w:val="20"/>
          <w:lang w:val="en-GB"/>
        </w:rPr>
        <w:t>r</w:t>
      </w:r>
      <w:r w:rsidR="0035612D">
        <w:rPr>
          <w:szCs w:val="20"/>
          <w:lang w:val="en-GB"/>
        </w:rPr>
        <w:t>e constantly being incorporated.</w:t>
      </w:r>
      <w:r w:rsidR="0035612D" w:rsidRPr="00740D45">
        <w:rPr>
          <w:szCs w:val="20"/>
          <w:lang w:val="en-GB"/>
        </w:rPr>
        <w:t xml:space="preserve"> </w:t>
      </w:r>
      <w:r w:rsidR="0035612D">
        <w:rPr>
          <w:szCs w:val="20"/>
          <w:lang w:val="en-GB"/>
        </w:rPr>
        <w:t xml:space="preserve">The progress of sequencing methods have transformed the dimensions in comparative biology, allowing robust alignments of complete genomes and the exploration of better markers for different phylogenetic levels. </w:t>
      </w:r>
    </w:p>
    <w:p w14:paraId="182C930B" w14:textId="77777777" w:rsidR="00996933" w:rsidRDefault="00996933" w:rsidP="0035612D">
      <w:pPr>
        <w:pStyle w:val="Geenafstand"/>
        <w:rPr>
          <w:szCs w:val="20"/>
          <w:lang w:val="en-GB"/>
        </w:rPr>
      </w:pPr>
    </w:p>
    <w:p w14:paraId="77D10ED4" w14:textId="77777777" w:rsidR="00985393" w:rsidRDefault="00985393">
      <w:pPr>
        <w:spacing w:after="160" w:line="259" w:lineRule="auto"/>
        <w:rPr>
          <w:rFonts w:eastAsia="Times New Roman"/>
          <w:b/>
          <w:bCs/>
          <w:sz w:val="22"/>
          <w:szCs w:val="26"/>
          <w:highlight w:val="lightGray"/>
        </w:rPr>
      </w:pPr>
      <w:bookmarkStart w:id="236" w:name="_Toc384797625"/>
      <w:r>
        <w:rPr>
          <w:sz w:val="22"/>
          <w:highlight w:val="lightGray"/>
        </w:rPr>
        <w:br w:type="page"/>
      </w:r>
    </w:p>
    <w:p w14:paraId="1FE6C115" w14:textId="203D6E28" w:rsidR="00996933" w:rsidRPr="0099642C" w:rsidRDefault="00996933" w:rsidP="00985393">
      <w:pPr>
        <w:pStyle w:val="Kop2"/>
        <w:numPr>
          <w:ilvl w:val="1"/>
          <w:numId w:val="9"/>
        </w:numPr>
        <w:spacing w:before="0"/>
      </w:pPr>
      <w:r>
        <w:rPr>
          <w:sz w:val="22"/>
          <w:szCs w:val="22"/>
        </w:rPr>
        <w:lastRenderedPageBreak/>
        <w:t>Plastome Variation &amp; Orchid Phylogenetics</w:t>
      </w:r>
      <w:bookmarkEnd w:id="236"/>
    </w:p>
    <w:p w14:paraId="2A580AD4" w14:textId="77777777" w:rsidR="00996933" w:rsidRDefault="00996933" w:rsidP="0035612D">
      <w:pPr>
        <w:pStyle w:val="Geenafstand"/>
        <w:rPr>
          <w:szCs w:val="20"/>
          <w:lang w:val="en-GB"/>
        </w:rPr>
      </w:pPr>
    </w:p>
    <w:p w14:paraId="0ED3A46D" w14:textId="25000B95" w:rsidR="0035612D" w:rsidRPr="0035612D" w:rsidRDefault="0035612D" w:rsidP="0035612D">
      <w:pPr>
        <w:pStyle w:val="Geenafstand"/>
        <w:ind w:firstLine="720"/>
        <w:rPr>
          <w:i/>
          <w:szCs w:val="20"/>
          <w:lang w:val="en-GB"/>
        </w:rPr>
      </w:pPr>
      <w:r>
        <w:rPr>
          <w:szCs w:val="20"/>
          <w:lang w:val="en-GB"/>
        </w:rPr>
        <w:t>Next Generation Sequencing ha</w:t>
      </w:r>
      <w:ins w:id="237" w:author="Vos, R.A." w:date="2014-04-14T12:23:00Z">
        <w:r w:rsidR="00860DDC">
          <w:rPr>
            <w:szCs w:val="20"/>
            <w:lang w:val="en-GB"/>
          </w:rPr>
          <w:t>s</w:t>
        </w:r>
      </w:ins>
      <w:del w:id="238" w:author="Vos, R.A." w:date="2014-04-14T12:23:00Z">
        <w:r w:rsidDel="00860DDC">
          <w:rPr>
            <w:szCs w:val="20"/>
            <w:lang w:val="en-GB"/>
          </w:rPr>
          <w:delText>ve</w:delText>
        </w:r>
      </w:del>
      <w:r>
        <w:rPr>
          <w:szCs w:val="20"/>
          <w:lang w:val="en-GB"/>
        </w:rPr>
        <w:t xml:space="preserve"> been used to sequence whole chloroplast </w:t>
      </w:r>
      <w:r w:rsidRPr="00632F5B">
        <w:rPr>
          <w:szCs w:val="20"/>
          <w:lang w:val="en-GB"/>
        </w:rPr>
        <w:t xml:space="preserve">genomes in vascular plants, and we can find </w:t>
      </w:r>
      <w:r>
        <w:rPr>
          <w:szCs w:val="20"/>
          <w:lang w:val="en-GB"/>
        </w:rPr>
        <w:t xml:space="preserve">in GenBank </w:t>
      </w:r>
      <w:r w:rsidRPr="00632F5B">
        <w:rPr>
          <w:szCs w:val="20"/>
          <w:lang w:val="en-GB"/>
        </w:rPr>
        <w:t>whole chloroplast genome</w:t>
      </w:r>
      <w:ins w:id="239" w:author="Vos, R.A." w:date="2014-04-14T12:23:00Z">
        <w:r w:rsidR="00860DDC">
          <w:rPr>
            <w:szCs w:val="20"/>
            <w:lang w:val="en-GB"/>
          </w:rPr>
          <w:t>s</w:t>
        </w:r>
      </w:ins>
      <w:r w:rsidRPr="00632F5B">
        <w:rPr>
          <w:szCs w:val="20"/>
          <w:lang w:val="en-GB"/>
        </w:rPr>
        <w:t xml:space="preserve"> (cpDNA) from Epidendroideae: </w:t>
      </w:r>
      <w:r w:rsidRPr="00632F5B">
        <w:rPr>
          <w:i/>
          <w:szCs w:val="20"/>
          <w:lang w:val="en-GB"/>
        </w:rPr>
        <w:t xml:space="preserve">Phalaenopsis aphrodite </w:t>
      </w:r>
      <w:r w:rsidRPr="00632F5B">
        <w:rPr>
          <w:szCs w:val="20"/>
          <w:lang w:val="en-GB"/>
        </w:rPr>
        <w:t>(</w:t>
      </w:r>
      <w:r w:rsidRPr="00632F5B">
        <w:rPr>
          <w:lang w:val="en-GB" w:eastAsia="en-GB"/>
        </w:rPr>
        <w:t xml:space="preserve">Chang </w:t>
      </w:r>
      <w:r w:rsidRPr="00632F5B">
        <w:rPr>
          <w:i/>
          <w:lang w:val="en-GB" w:eastAsia="en-GB"/>
        </w:rPr>
        <w:t>et al.</w:t>
      </w:r>
      <w:r w:rsidRPr="00632F5B">
        <w:rPr>
          <w:lang w:val="en-GB" w:eastAsia="en-GB"/>
        </w:rPr>
        <w:t xml:space="preserve"> 2006), </w:t>
      </w:r>
      <w:r w:rsidRPr="00632F5B">
        <w:rPr>
          <w:i/>
          <w:lang w:val="en-GB" w:eastAsia="en-GB"/>
        </w:rPr>
        <w:t>Phalaenopsis equestris</w:t>
      </w:r>
      <w:r w:rsidRPr="00632F5B">
        <w:rPr>
          <w:lang w:val="en-GB" w:eastAsia="en-GB"/>
        </w:rPr>
        <w:t xml:space="preserve"> </w:t>
      </w:r>
      <w:r w:rsidRPr="00632F5B">
        <w:rPr>
          <w:szCs w:val="20"/>
          <w:lang w:val="en-GB"/>
        </w:rPr>
        <w:t>(</w:t>
      </w:r>
      <w:r w:rsidRPr="00632F5B">
        <w:rPr>
          <w:rFonts w:eastAsia="Times New Roman"/>
          <w:szCs w:val="20"/>
          <w:lang w:val="en-GB" w:eastAsia="en-GB"/>
        </w:rPr>
        <w:t xml:space="preserve">Jheng </w:t>
      </w:r>
      <w:r w:rsidRPr="00632F5B">
        <w:rPr>
          <w:rFonts w:eastAsia="Times New Roman"/>
          <w:i/>
          <w:szCs w:val="20"/>
          <w:lang w:val="en-GB" w:eastAsia="en-GB"/>
        </w:rPr>
        <w:t>et al.</w:t>
      </w:r>
      <w:r w:rsidRPr="00632F5B">
        <w:rPr>
          <w:rFonts w:eastAsia="Times New Roman"/>
          <w:szCs w:val="20"/>
          <w:lang w:val="en-GB" w:eastAsia="en-GB"/>
        </w:rPr>
        <w:t xml:space="preserve"> 2012), </w:t>
      </w:r>
      <w:r w:rsidRPr="00632F5B">
        <w:rPr>
          <w:rFonts w:eastAsia="Times New Roman"/>
          <w:i/>
          <w:szCs w:val="20"/>
          <w:lang w:val="en-GB" w:eastAsia="en-GB"/>
        </w:rPr>
        <w:t>Erycina pusilla</w:t>
      </w:r>
      <w:r w:rsidRPr="00632F5B">
        <w:rPr>
          <w:rFonts w:eastAsia="Times New Roman"/>
          <w:szCs w:val="20"/>
          <w:lang w:val="en-GB" w:eastAsia="en-GB"/>
        </w:rPr>
        <w:t xml:space="preserve"> </w:t>
      </w:r>
      <w:r w:rsidRPr="00632F5B">
        <w:rPr>
          <w:szCs w:val="20"/>
          <w:lang w:val="en-GB"/>
        </w:rPr>
        <w:t>(</w:t>
      </w:r>
      <w:r w:rsidRPr="00632F5B">
        <w:rPr>
          <w:lang w:val="en-GB" w:eastAsia="en-GB"/>
        </w:rPr>
        <w:t xml:space="preserve">Pan </w:t>
      </w:r>
      <w:r w:rsidRPr="00632F5B">
        <w:rPr>
          <w:i/>
          <w:lang w:val="en-GB" w:eastAsia="en-GB"/>
        </w:rPr>
        <w:t>et al</w:t>
      </w:r>
      <w:r w:rsidRPr="00632F5B">
        <w:rPr>
          <w:lang w:val="en-GB" w:eastAsia="en-GB"/>
        </w:rPr>
        <w:t xml:space="preserve"> 2012)</w:t>
      </w:r>
      <w:r w:rsidRPr="00632F5B">
        <w:rPr>
          <w:szCs w:val="20"/>
          <w:lang w:val="en-GB"/>
        </w:rPr>
        <w:t xml:space="preserve">, </w:t>
      </w:r>
      <w:r w:rsidRPr="00632F5B">
        <w:rPr>
          <w:i/>
          <w:szCs w:val="20"/>
          <w:lang w:val="en-GB"/>
        </w:rPr>
        <w:t>Cymbidium</w:t>
      </w:r>
      <w:r w:rsidRPr="00632F5B">
        <w:rPr>
          <w:szCs w:val="20"/>
          <w:lang w:val="en-GB"/>
        </w:rPr>
        <w:t xml:space="preserve"> spp. </w:t>
      </w:r>
      <w:r w:rsidRPr="0035612D">
        <w:rPr>
          <w:rFonts w:eastAsia="Times New Roman"/>
          <w:szCs w:val="20"/>
          <w:lang w:val="en-GB" w:eastAsia="en-GB"/>
        </w:rPr>
        <w:t>(</w:t>
      </w:r>
      <w:r w:rsidRPr="0035612D">
        <w:rPr>
          <w:szCs w:val="20"/>
          <w:lang w:val="en-GB"/>
        </w:rPr>
        <w:t xml:space="preserve">Yang </w:t>
      </w:r>
      <w:r w:rsidRPr="0035612D">
        <w:rPr>
          <w:i/>
          <w:szCs w:val="20"/>
          <w:lang w:val="en-GB"/>
        </w:rPr>
        <w:t>et al</w:t>
      </w:r>
      <w:r w:rsidR="00996933">
        <w:rPr>
          <w:i/>
          <w:szCs w:val="20"/>
          <w:lang w:val="en-GB"/>
        </w:rPr>
        <w:t>.</w:t>
      </w:r>
      <w:r w:rsidRPr="0035612D">
        <w:rPr>
          <w:szCs w:val="20"/>
          <w:lang w:val="en-GB"/>
        </w:rPr>
        <w:t xml:space="preserve"> 2013), Oncidium Gower Ramsey (Wu </w:t>
      </w:r>
      <w:r w:rsidRPr="0035612D">
        <w:rPr>
          <w:i/>
          <w:szCs w:val="20"/>
          <w:lang w:val="en-GB"/>
        </w:rPr>
        <w:t>et al</w:t>
      </w:r>
      <w:r w:rsidR="00996933">
        <w:rPr>
          <w:i/>
          <w:szCs w:val="20"/>
          <w:lang w:val="en-GB"/>
        </w:rPr>
        <w:t>.</w:t>
      </w:r>
      <w:r w:rsidRPr="0035612D">
        <w:rPr>
          <w:szCs w:val="20"/>
          <w:lang w:val="en-GB"/>
        </w:rPr>
        <w:t xml:space="preserve"> 2010). </w:t>
      </w:r>
      <w:r w:rsidRPr="0035612D">
        <w:rPr>
          <w:i/>
          <w:szCs w:val="20"/>
          <w:lang w:val="en-GB"/>
        </w:rPr>
        <w:t xml:space="preserve">Rhizanthella </w:t>
      </w:r>
    </w:p>
    <w:p w14:paraId="600F0600" w14:textId="0DC92C5F" w:rsidR="00261B5A" w:rsidRDefault="00996933" w:rsidP="006E19EB">
      <w:pPr>
        <w:pStyle w:val="Geenafstand"/>
        <w:rPr>
          <w:rFonts w:eastAsia="Times New Roman"/>
          <w:szCs w:val="20"/>
          <w:lang w:val="en-GB" w:eastAsia="en-GB"/>
        </w:rPr>
      </w:pPr>
      <w:r>
        <w:rPr>
          <w:noProof/>
          <w:lang w:eastAsia="nl-NL"/>
        </w:rPr>
        <w:drawing>
          <wp:anchor distT="0" distB="0" distL="114300" distR="114300" simplePos="0" relativeHeight="251658240" behindDoc="0" locked="0" layoutInCell="1" allowOverlap="1" wp14:anchorId="7662B769" wp14:editId="00C54A82">
            <wp:simplePos x="0" y="0"/>
            <wp:positionH relativeFrom="column">
              <wp:posOffset>1743696</wp:posOffset>
            </wp:positionH>
            <wp:positionV relativeFrom="paragraph">
              <wp:posOffset>815296</wp:posOffset>
            </wp:positionV>
            <wp:extent cx="1558290" cy="1570990"/>
            <wp:effectExtent l="19050" t="19050" r="22860" b="1016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47" t="18103" r="21675" b="36641"/>
                    <a:stretch/>
                  </pic:blipFill>
                  <pic:spPr bwMode="auto">
                    <a:xfrm>
                      <a:off x="0" y="0"/>
                      <a:ext cx="1558290" cy="1570990"/>
                    </a:xfrm>
                    <a:prstGeom prst="rect">
                      <a:avLst/>
                    </a:prstGeom>
                    <a:noFill/>
                    <a:ln w="9525">
                      <a:solidFill>
                        <a:schemeClr val="bg1"/>
                      </a:solidFill>
                      <a:miter lim="800000"/>
                      <a:headEnd/>
                      <a:tailEnd/>
                    </a:ln>
                    <a:extLst/>
                  </pic:spPr>
                </pic:pic>
              </a:graphicData>
            </a:graphic>
            <wp14:sizeRelH relativeFrom="margin">
              <wp14:pctWidth>0</wp14:pctWidth>
            </wp14:sizeRelH>
            <wp14:sizeRelV relativeFrom="margin">
              <wp14:pctHeight>0</wp14:pctHeight>
            </wp14:sizeRelV>
          </wp:anchor>
        </w:drawing>
      </w:r>
      <w:r w:rsidR="006E19EB">
        <w:rPr>
          <w:i/>
          <w:szCs w:val="20"/>
          <w:lang w:val="en-GB"/>
        </w:rPr>
        <w:t>g</w:t>
      </w:r>
      <w:r w:rsidR="00261B5A" w:rsidRPr="00632F5B">
        <w:rPr>
          <w:i/>
          <w:szCs w:val="20"/>
          <w:lang w:val="en-GB"/>
        </w:rPr>
        <w:t>ardneri,(</w:t>
      </w:r>
      <w:r w:rsidR="00261B5A" w:rsidRPr="00632F5B">
        <w:rPr>
          <w:szCs w:val="20"/>
          <w:lang w:val="en-GB"/>
        </w:rPr>
        <w:t>Delannoy</w:t>
      </w:r>
      <w:r w:rsidR="00261B5A" w:rsidRPr="00632F5B">
        <w:rPr>
          <w:i/>
          <w:szCs w:val="20"/>
          <w:lang w:val="en-GB"/>
        </w:rPr>
        <w:t xml:space="preserve"> et al</w:t>
      </w:r>
      <w:r>
        <w:rPr>
          <w:i/>
          <w:szCs w:val="20"/>
          <w:lang w:val="en-GB"/>
        </w:rPr>
        <w:t>.</w:t>
      </w:r>
      <w:r w:rsidR="00261B5A" w:rsidRPr="00632F5B">
        <w:rPr>
          <w:i/>
          <w:szCs w:val="20"/>
          <w:lang w:val="en-GB"/>
        </w:rPr>
        <w:t xml:space="preserve"> </w:t>
      </w:r>
      <w:r w:rsidR="00261B5A" w:rsidRPr="00632F5B">
        <w:rPr>
          <w:szCs w:val="20"/>
          <w:lang w:val="en-GB"/>
        </w:rPr>
        <w:t>2011)</w:t>
      </w:r>
      <w:r w:rsidR="00EF5AAC">
        <w:rPr>
          <w:szCs w:val="20"/>
          <w:lang w:val="en-GB"/>
        </w:rPr>
        <w:t xml:space="preserve"> plastome sequence</w:t>
      </w:r>
      <w:r w:rsidR="00261B5A" w:rsidRPr="00632F5B">
        <w:rPr>
          <w:szCs w:val="20"/>
          <w:lang w:val="en-GB"/>
        </w:rPr>
        <w:t>, from Orchidoideae, can also be found in GenBank. These authors have explored the plastid genome,</w:t>
      </w:r>
      <w:r w:rsidR="00261B5A" w:rsidRPr="00632F5B">
        <w:rPr>
          <w:rFonts w:eastAsia="Times New Roman"/>
          <w:szCs w:val="20"/>
          <w:lang w:val="en-GB" w:eastAsia="en-GB"/>
        </w:rPr>
        <w:t xml:space="preserve"> finding that besides its conserved overall structure there </w:t>
      </w:r>
      <w:ins w:id="240" w:author="Vos, R.A." w:date="2014-04-14T12:24:00Z">
        <w:r w:rsidR="00860DDC">
          <w:rPr>
            <w:rFonts w:eastAsia="Times New Roman"/>
            <w:szCs w:val="20"/>
            <w:lang w:val="en-GB" w:eastAsia="en-GB"/>
          </w:rPr>
          <w:t>are</w:t>
        </w:r>
      </w:ins>
      <w:del w:id="241" w:author="Vos, R.A." w:date="2014-04-14T12:24:00Z">
        <w:r w:rsidR="00261B5A" w:rsidRPr="00632F5B" w:rsidDel="00860DDC">
          <w:rPr>
            <w:rFonts w:eastAsia="Times New Roman"/>
            <w:szCs w:val="20"/>
            <w:lang w:val="en-GB" w:eastAsia="en-GB"/>
          </w:rPr>
          <w:delText>is</w:delText>
        </w:r>
      </w:del>
      <w:r w:rsidR="00261B5A" w:rsidRPr="00632F5B">
        <w:rPr>
          <w:rFonts w:eastAsia="Times New Roman"/>
          <w:szCs w:val="20"/>
          <w:lang w:val="en-GB" w:eastAsia="en-GB"/>
        </w:rPr>
        <w:t xml:space="preserve"> phylogeneticaly </w:t>
      </w:r>
      <w:r w:rsidR="00261B5A" w:rsidRPr="004E2985">
        <w:rPr>
          <w:rFonts w:eastAsia="Times New Roman"/>
          <w:szCs w:val="20"/>
          <w:lang w:val="en-GB" w:eastAsia="en-GB"/>
        </w:rPr>
        <w:t xml:space="preserve">informative hotspots (e.g. different pattern of </w:t>
      </w:r>
      <w:r w:rsidR="00261B5A" w:rsidRPr="007D49F0">
        <w:rPr>
          <w:rFonts w:eastAsia="Times New Roman"/>
          <w:i/>
          <w:szCs w:val="20"/>
          <w:lang w:val="en-GB" w:eastAsia="en-GB"/>
        </w:rPr>
        <w:t>ndh</w:t>
      </w:r>
      <w:r w:rsidR="00261B5A" w:rsidRPr="004E2985">
        <w:rPr>
          <w:rFonts w:eastAsia="Times New Roman"/>
          <w:szCs w:val="20"/>
          <w:lang w:val="en-GB" w:eastAsia="en-GB"/>
        </w:rPr>
        <w:t xml:space="preserve"> subunits loss and truncation, indels patterns of </w:t>
      </w:r>
      <w:r w:rsidR="00261B5A" w:rsidRPr="007D49F0">
        <w:rPr>
          <w:rFonts w:eastAsia="Times New Roman"/>
          <w:i/>
          <w:szCs w:val="20"/>
          <w:lang w:val="en-GB" w:eastAsia="en-GB"/>
        </w:rPr>
        <w:t>ndh</w:t>
      </w:r>
      <w:r w:rsidR="00261B5A" w:rsidRPr="004E2985">
        <w:rPr>
          <w:rFonts w:eastAsia="Times New Roman"/>
          <w:szCs w:val="20"/>
          <w:lang w:val="en-GB" w:eastAsia="en-GB"/>
        </w:rPr>
        <w:t xml:space="preserve"> peseudogenes, IR junctions, SNPs and certain intergenic spacers</w:t>
      </w:r>
      <w:r w:rsidR="006E19EB">
        <w:rPr>
          <w:rFonts w:eastAsia="Times New Roman"/>
          <w:szCs w:val="20"/>
          <w:lang w:val="en-GB" w:eastAsia="en-GB"/>
        </w:rPr>
        <w:t>).</w:t>
      </w:r>
    </w:p>
    <w:p w14:paraId="4DAA1E68" w14:textId="6D26B39C" w:rsidR="00F9337A" w:rsidRDefault="00996933" w:rsidP="00F9337A">
      <w:pPr>
        <w:pStyle w:val="Geenafstand"/>
        <w:rPr>
          <w:szCs w:val="20"/>
          <w:lang w:val="en-GB"/>
        </w:rPr>
      </w:pPr>
      <w:r>
        <w:rPr>
          <w:noProof/>
          <w:lang w:eastAsia="nl-NL"/>
        </w:rPr>
        <mc:AlternateContent>
          <mc:Choice Requires="wpg">
            <w:drawing>
              <wp:anchor distT="0" distB="0" distL="114300" distR="114300" simplePos="0" relativeHeight="251659264" behindDoc="0" locked="0" layoutInCell="1" allowOverlap="1" wp14:anchorId="120171D8" wp14:editId="4502EFD1">
                <wp:simplePos x="0" y="0"/>
                <wp:positionH relativeFrom="column">
                  <wp:posOffset>1690370</wp:posOffset>
                </wp:positionH>
                <wp:positionV relativeFrom="paragraph">
                  <wp:posOffset>220183</wp:posOffset>
                </wp:positionV>
                <wp:extent cx="1590040" cy="1602740"/>
                <wp:effectExtent l="0" t="0" r="0" b="0"/>
                <wp:wrapTopAndBottom/>
                <wp:docPr id="13" name="Group 12"/>
                <wp:cNvGraphicFramePr/>
                <a:graphic xmlns:a="http://schemas.openxmlformats.org/drawingml/2006/main">
                  <a:graphicData uri="http://schemas.microsoft.com/office/word/2010/wordprocessingGroup">
                    <wpg:wgp>
                      <wpg:cNvGrpSpPr/>
                      <wpg:grpSpPr>
                        <a:xfrm>
                          <a:off x="0" y="0"/>
                          <a:ext cx="1590040" cy="1602740"/>
                          <a:chOff x="-149064" y="0"/>
                          <a:chExt cx="4351845" cy="3690433"/>
                        </a:xfrm>
                      </wpg:grpSpPr>
                      <wps:wsp>
                        <wps:cNvPr id="2" name="Rectangle 2"/>
                        <wps:cNvSpPr/>
                        <wps:spPr>
                          <a:xfrm>
                            <a:off x="3690166" y="0"/>
                            <a:ext cx="504057" cy="5440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Rectangle 3"/>
                        <wps:cNvSpPr/>
                        <wps:spPr>
                          <a:xfrm>
                            <a:off x="3857893" y="3146375"/>
                            <a:ext cx="344888" cy="5440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Rectangle 4"/>
                        <wps:cNvSpPr/>
                        <wps:spPr>
                          <a:xfrm>
                            <a:off x="-44789" y="224216"/>
                            <a:ext cx="470636" cy="4429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Rectangle 5"/>
                        <wps:cNvSpPr/>
                        <wps:spPr>
                          <a:xfrm>
                            <a:off x="-149064" y="3011052"/>
                            <a:ext cx="504056" cy="66527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Rectangle 6"/>
                        <wps:cNvSpPr/>
                        <wps:spPr>
                          <a:xfrm>
                            <a:off x="1167836" y="1575494"/>
                            <a:ext cx="2039940" cy="5440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3EEB542" id="Group 12" o:spid="_x0000_s1026" style="position:absolute;margin-left:133.1pt;margin-top:17.35pt;width:125.2pt;height:126.2pt;z-index:251679744;mso-width-relative:margin;mso-height-relative:margin" coordorigin="-1490" coordsize="43518,36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">
                <v:rect id="Rectangle 2" o:spid="_x0000_s1027" style="position:absolute;left:36901;width:5041;height:5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rect id="Rectangle 3" o:spid="_x0000_s1028" style="position:absolute;left:38578;top:31463;width:3449;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CIMMA&#10;AADaAAAADwAAAGRycy9kb3ducmV2LnhtbESPQWsCMRSE74X+h/AKvRTN2kApq1FsoeDFg1akx8fm&#10;uQluXpZN3F37641Q6HGYmW+YxWr0jeipiy6whtm0AEFcBeO41nD4/pq8g4gJ2WATmDRcKcJq+fiw&#10;wNKEgXfU71MtMoRjiRpsSm0pZawseYzT0BJn7xQ6jynLrpamwyHDfSNfi+JNenScFyy29GmpOu8v&#10;XsP2qtSmf1Hn4eBU7X7lz8fRBq2fn8b1HESiMf2H/9obo0HB/Uq+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KCIMMAAADaAAAADwAAAAAAAAAAAAAAAACYAgAAZHJzL2Rv&#10;d25yZXYueG1sUEsFBgAAAAAEAAQA9QAAAIgDAAAAAA==&#10;" fillcolor="white [3212]" stroked="f" strokeweight="1pt"/>
                <v:rect id="Rectangle 4" o:spid="_x0000_s1029" style="position:absolute;left:-447;top:2242;width:4705;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aVMQA&#10;AADaAAAADwAAAGRycy9kb3ducmV2LnhtbESPT2sCMRTE74V+h/AKXopmdYv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bGlTEAAAA2gAAAA8AAAAAAAAAAAAAAAAAmAIAAGRycy9k&#10;b3ducmV2LnhtbFBLBQYAAAAABAAEAPUAAACJAwAAAAA=&#10;" fillcolor="white [3212]" stroked="f" strokeweight="1pt"/>
                <v:rect id="Rectangle 5" o:spid="_x0000_s1030" style="position:absolute;left:-1490;top:30110;width:5039;height:6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z8QA&#10;AADaAAAADwAAAGRycy9kb3ducmV2LnhtbESPT2sCMRTE74V+h/AKXopmdan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v8/EAAAA2gAAAA8AAAAAAAAAAAAAAAAAmAIAAGRycy9k&#10;b3ducmV2LnhtbFBLBQYAAAAABAAEAPUAAACJAwAAAAA=&#10;" fillcolor="white [3212]" stroked="f" strokeweight="1pt"/>
                <v:rect id="Rectangle 6" o:spid="_x0000_s1031" style="position:absolute;left:11678;top:15754;width:20399;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huMMA&#10;AADaAAAADwAAAGRycy9kb3ducmV2LnhtbESPQWsCMRSE7wX/Q3iCl6LZuiBlNYoWCl56qErx+Ng8&#10;N8HNy7JJd9f++kYQPA4z8w2z2gyuFh21wXpW8DbLQBCXXluuFJyOn9N3ECEia6w9k4IbBdisRy8r&#10;LLTv+Zu6Q6xEgnAoUIGJsSmkDKUhh2HmG+LkXXzrMCbZVlK32Ce4q+U8yxbSoeW0YLChD0Pl9fDr&#10;FHzd8nzfvebX/mTzyv7J8+7HeKUm42G7BBFpiM/wo73XChZwv5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UhuMMAAADaAAAADwAAAAAAAAAAAAAAAACYAgAAZHJzL2Rv&#10;d25yZXYueG1sUEsFBgAAAAAEAAQA9QAAAIgDAAAAAA==&#10;" fillcolor="white [3212]" stroked="f" strokeweight="1pt"/>
                <w10:wrap type="topAndBottom"/>
              </v:group>
            </w:pict>
          </mc:Fallback>
        </mc:AlternateContent>
      </w:r>
      <w:r w:rsidR="003F596A">
        <w:rPr>
          <w:rFonts w:eastAsia="Times New Roman"/>
          <w:szCs w:val="20"/>
          <w:lang w:val="en-GB" w:eastAsia="en-GB"/>
        </w:rPr>
        <w:tab/>
      </w:r>
      <w:r w:rsidR="00F9337A">
        <w:rPr>
          <w:szCs w:val="20"/>
          <w:lang w:val="en-GB"/>
        </w:rPr>
        <w:t xml:space="preserve"> </w:t>
      </w:r>
    </w:p>
    <w:p w14:paraId="13452B35" w14:textId="1AE16DAE" w:rsidR="00372BA8" w:rsidRDefault="00372BA8" w:rsidP="00C91F4F">
      <w:pPr>
        <w:pStyle w:val="Geenafstand"/>
        <w:rPr>
          <w:noProof/>
          <w:sz w:val="16"/>
          <w:szCs w:val="16"/>
          <w:lang w:val="en-GB" w:eastAsia="en-GB"/>
        </w:rPr>
      </w:pPr>
    </w:p>
    <w:p w14:paraId="3EDD3186" w14:textId="77777777" w:rsidR="00C91F4F" w:rsidRDefault="00C91F4F" w:rsidP="00C91F4F">
      <w:pPr>
        <w:pStyle w:val="Geenafstand"/>
        <w:ind w:left="720"/>
        <w:rPr>
          <w:sz w:val="16"/>
          <w:szCs w:val="16"/>
          <w:lang w:val="en-GB"/>
        </w:rPr>
      </w:pPr>
      <w:r>
        <w:rPr>
          <w:b/>
          <w:sz w:val="18"/>
          <w:szCs w:val="18"/>
          <w:lang w:val="en-GB"/>
        </w:rPr>
        <w:t>Figure 3</w:t>
      </w:r>
      <w:r w:rsidRPr="000C576B">
        <w:rPr>
          <w:sz w:val="18"/>
          <w:szCs w:val="18"/>
          <w:lang w:val="en-GB"/>
        </w:rPr>
        <w:t xml:space="preserve">: </w:t>
      </w:r>
      <w:r w:rsidRPr="00295C31">
        <w:rPr>
          <w:sz w:val="16"/>
          <w:szCs w:val="16"/>
          <w:lang w:val="en-GB"/>
        </w:rPr>
        <w:t xml:space="preserve">Simplified from Pan </w:t>
      </w:r>
      <w:r w:rsidRPr="00295C31">
        <w:rPr>
          <w:i/>
          <w:sz w:val="16"/>
          <w:szCs w:val="16"/>
          <w:lang w:val="en-GB"/>
        </w:rPr>
        <w:t>et al.</w:t>
      </w:r>
      <w:r w:rsidRPr="00295C31">
        <w:rPr>
          <w:sz w:val="16"/>
          <w:szCs w:val="16"/>
          <w:lang w:val="en-GB"/>
        </w:rPr>
        <w:t xml:space="preserve"> (2012). Quadripartite plastome structure</w:t>
      </w:r>
      <w:r>
        <w:rPr>
          <w:sz w:val="16"/>
          <w:szCs w:val="16"/>
          <w:lang w:val="en-GB"/>
        </w:rPr>
        <w:t xml:space="preserve"> of </w:t>
      </w:r>
      <w:r w:rsidRPr="00295C31">
        <w:rPr>
          <w:i/>
          <w:sz w:val="16"/>
          <w:szCs w:val="16"/>
          <w:lang w:val="en-GB"/>
        </w:rPr>
        <w:t>Erycina pusilla</w:t>
      </w:r>
      <w:r>
        <w:rPr>
          <w:sz w:val="16"/>
          <w:szCs w:val="16"/>
          <w:lang w:val="en-GB"/>
        </w:rPr>
        <w:t xml:space="preserve"> (Orchidaceae).</w:t>
      </w:r>
    </w:p>
    <w:p w14:paraId="1F7A373D" w14:textId="77777777" w:rsidR="00AE24A7" w:rsidRPr="00AE24A7" w:rsidRDefault="00AE24A7" w:rsidP="00AE24A7">
      <w:pPr>
        <w:pStyle w:val="Geenafstand"/>
        <w:rPr>
          <w:lang w:val="en-GB" w:eastAsia="en-GB"/>
        </w:rPr>
      </w:pPr>
    </w:p>
    <w:p w14:paraId="3F69A6CF" w14:textId="0D2EC0BF" w:rsidR="00AE24A7" w:rsidRDefault="00AE24A7" w:rsidP="00D10776">
      <w:pPr>
        <w:ind w:firstLine="720"/>
        <w:rPr>
          <w:szCs w:val="20"/>
          <w:lang w:val="en-GB"/>
        </w:rPr>
      </w:pPr>
      <w:r>
        <w:rPr>
          <w:szCs w:val="20"/>
          <w:lang w:val="en-GB"/>
        </w:rPr>
        <w:t xml:space="preserve">Chloroplast DNA </w:t>
      </w:r>
      <w:del w:id="242" w:author="Vos, R.A." w:date="2014-04-14T12:24:00Z">
        <w:r w:rsidDel="00860DDC">
          <w:rPr>
            <w:szCs w:val="20"/>
            <w:lang w:val="en-GB"/>
          </w:rPr>
          <w:delText xml:space="preserve">have </w:delText>
        </w:r>
      </w:del>
      <w:ins w:id="243" w:author="Vos, R.A." w:date="2014-04-14T12:24:00Z">
        <w:r w:rsidR="00860DDC">
          <w:rPr>
            <w:szCs w:val="20"/>
            <w:lang w:val="en-GB"/>
          </w:rPr>
          <w:t xml:space="preserve">has </w:t>
        </w:r>
      </w:ins>
      <w:r>
        <w:rPr>
          <w:szCs w:val="20"/>
          <w:lang w:val="en-GB"/>
        </w:rPr>
        <w:t>become widely used in phylogenetic studies, some of the reasons are that (1) it has several copies, (2) no paralogy risks and (3) maternal inheritance (Judd</w:t>
      </w:r>
      <w:r w:rsidRPr="009A7508">
        <w:rPr>
          <w:i/>
          <w:szCs w:val="20"/>
          <w:lang w:val="en-GB"/>
        </w:rPr>
        <w:t xml:space="preserve"> et al.</w:t>
      </w:r>
      <w:r>
        <w:rPr>
          <w:szCs w:val="20"/>
          <w:lang w:val="en-GB"/>
        </w:rPr>
        <w:t xml:space="preserve"> 2006). Besides its conserved overall structure, informative</w:t>
      </w:r>
      <w:ins w:id="244" w:author="Vos, R.A." w:date="2014-04-14T12:24:00Z">
        <w:r w:rsidR="00860DDC">
          <w:rPr>
            <w:szCs w:val="20"/>
            <w:lang w:val="en-GB"/>
          </w:rPr>
          <w:t>,</w:t>
        </w:r>
      </w:ins>
      <w:r>
        <w:rPr>
          <w:szCs w:val="20"/>
          <w:lang w:val="en-GB"/>
        </w:rPr>
        <w:t xml:space="preserve"> rapidly evolving non-coding plastid regions (NCPs) are found in Orchidaceae (e.g. Yang </w:t>
      </w:r>
      <w:r w:rsidRPr="00F9337A">
        <w:rPr>
          <w:i/>
          <w:szCs w:val="20"/>
          <w:lang w:val="en-GB"/>
        </w:rPr>
        <w:t>et al.</w:t>
      </w:r>
      <w:r>
        <w:rPr>
          <w:szCs w:val="20"/>
          <w:lang w:val="en-GB"/>
        </w:rPr>
        <w:t xml:space="preserve"> 2013, Jheng </w:t>
      </w:r>
      <w:r w:rsidRPr="00F9337A">
        <w:rPr>
          <w:i/>
          <w:szCs w:val="20"/>
          <w:lang w:val="en-GB"/>
        </w:rPr>
        <w:t>et al</w:t>
      </w:r>
      <w:r>
        <w:rPr>
          <w:szCs w:val="20"/>
          <w:lang w:val="en-GB"/>
        </w:rPr>
        <w:t xml:space="preserve">. 2012, Pan </w:t>
      </w:r>
      <w:r w:rsidRPr="00F9337A">
        <w:rPr>
          <w:i/>
          <w:szCs w:val="20"/>
          <w:lang w:val="en-GB"/>
        </w:rPr>
        <w:t>et al</w:t>
      </w:r>
      <w:r>
        <w:rPr>
          <w:szCs w:val="20"/>
          <w:lang w:val="en-GB"/>
        </w:rPr>
        <w:t xml:space="preserve">. 2012). Seed plants plastomes have </w:t>
      </w:r>
      <w:r w:rsidRPr="00F9337A">
        <w:rPr>
          <w:szCs w:val="20"/>
          <w:lang w:val="en-GB"/>
        </w:rPr>
        <w:t>quadripartite</w:t>
      </w:r>
      <w:r>
        <w:rPr>
          <w:szCs w:val="20"/>
          <w:lang w:val="en-GB"/>
        </w:rPr>
        <w:t xml:space="preserve"> structure, composed by two Inverted Repeats (IRs) alternated with a Short Single Copy region and a Long Single Copy region (Figure 3). </w:t>
      </w:r>
    </w:p>
    <w:p w14:paraId="1AA78DD6" w14:textId="77777777" w:rsidR="00996933" w:rsidRDefault="00996933" w:rsidP="00996933">
      <w:pPr>
        <w:pStyle w:val="Geenafstand"/>
        <w:rPr>
          <w:lang w:val="en-GB"/>
        </w:rPr>
      </w:pPr>
    </w:p>
    <w:p w14:paraId="7268C595" w14:textId="3DE618F0" w:rsidR="00996933" w:rsidRPr="00985393" w:rsidRDefault="00EA2ACA" w:rsidP="00394E5A">
      <w:pPr>
        <w:pStyle w:val="Lijstalinea"/>
        <w:numPr>
          <w:ilvl w:val="1"/>
          <w:numId w:val="9"/>
        </w:numPr>
        <w:rPr>
          <w:b/>
        </w:rPr>
      </w:pPr>
      <w:r w:rsidRPr="00985393">
        <w:rPr>
          <w:b/>
        </w:rPr>
        <w:t xml:space="preserve">Markers for Orchid Phylogeny </w:t>
      </w:r>
    </w:p>
    <w:p w14:paraId="28F8F8AD" w14:textId="77777777" w:rsidR="00996933" w:rsidRPr="00996933" w:rsidRDefault="00996933" w:rsidP="00996933">
      <w:pPr>
        <w:pStyle w:val="Geenafstand"/>
        <w:rPr>
          <w:lang w:val="en-GB"/>
        </w:rPr>
      </w:pPr>
    </w:p>
    <w:p w14:paraId="1B302DF5" w14:textId="5331258B" w:rsidR="00D10776" w:rsidRPr="00A16B87" w:rsidRDefault="00D10776" w:rsidP="00D10776">
      <w:pPr>
        <w:ind w:firstLine="720"/>
        <w:rPr>
          <w:rFonts w:eastAsia="Times New Roman"/>
          <w:szCs w:val="20"/>
          <w:lang w:val="en-GB" w:eastAsia="en-GB"/>
        </w:rPr>
      </w:pPr>
      <w:r w:rsidRPr="00372BA8">
        <w:rPr>
          <w:rFonts w:eastAsia="Times New Roman"/>
          <w:szCs w:val="20"/>
          <w:lang w:val="en-GB" w:eastAsia="en-GB"/>
        </w:rPr>
        <w:t xml:space="preserve">Jheng </w:t>
      </w:r>
      <w:r w:rsidRPr="00372BA8">
        <w:rPr>
          <w:rFonts w:eastAsia="Times New Roman"/>
          <w:i/>
          <w:szCs w:val="20"/>
          <w:lang w:val="en-GB" w:eastAsia="en-GB"/>
        </w:rPr>
        <w:t>et al.</w:t>
      </w:r>
      <w:r w:rsidRPr="00372BA8">
        <w:rPr>
          <w:rFonts w:eastAsia="Times New Roman"/>
          <w:szCs w:val="20"/>
          <w:lang w:val="en-GB" w:eastAsia="en-GB"/>
        </w:rPr>
        <w:t xml:space="preserve"> (2012) analysed variation among 3 chloroplast whole genome sequences (aka ‘plastomes’), and found that, besides an overall conserved plastome</w:t>
      </w:r>
      <w:r w:rsidR="00372BA8">
        <w:rPr>
          <w:rFonts w:eastAsia="Times New Roman"/>
          <w:szCs w:val="20"/>
          <w:lang w:val="en-GB" w:eastAsia="en-GB"/>
        </w:rPr>
        <w:t xml:space="preserve"> structure</w:t>
      </w:r>
      <w:r w:rsidRPr="00372BA8">
        <w:rPr>
          <w:rFonts w:eastAsia="Times New Roman"/>
          <w:szCs w:val="20"/>
          <w:lang w:val="en-GB" w:eastAsia="en-GB"/>
        </w:rPr>
        <w:t>, a diversity of phyloge</w:t>
      </w:r>
      <w:r w:rsidR="00372BA8">
        <w:rPr>
          <w:rFonts w:eastAsia="Times New Roman"/>
          <w:szCs w:val="20"/>
          <w:lang w:val="en-GB" w:eastAsia="en-GB"/>
        </w:rPr>
        <w:t>netically informative sequences</w:t>
      </w:r>
      <w:r w:rsidRPr="00372BA8">
        <w:rPr>
          <w:rFonts w:eastAsia="Times New Roman"/>
          <w:szCs w:val="20"/>
          <w:lang w:val="en-GB" w:eastAsia="en-GB"/>
        </w:rPr>
        <w:t xml:space="preserve">. Variation in the pattern of loss and truncation of genes encoding for </w:t>
      </w:r>
      <w:r w:rsidRPr="00372BA8">
        <w:rPr>
          <w:rFonts w:eastAsia="Times New Roman"/>
          <w:i/>
          <w:szCs w:val="20"/>
          <w:lang w:val="en-GB" w:eastAsia="en-GB"/>
        </w:rPr>
        <w:t>ndh</w:t>
      </w:r>
      <w:r w:rsidRPr="00372BA8">
        <w:rPr>
          <w:rFonts w:eastAsia="Times New Roman"/>
          <w:szCs w:val="20"/>
          <w:lang w:val="en-GB" w:eastAsia="en-GB"/>
        </w:rPr>
        <w:t xml:space="preserve"> subunits, variation in indels patterns of </w:t>
      </w:r>
      <w:r w:rsidRPr="00372BA8">
        <w:rPr>
          <w:rFonts w:eastAsia="Times New Roman"/>
          <w:i/>
          <w:szCs w:val="20"/>
          <w:lang w:val="en-GB" w:eastAsia="en-GB"/>
        </w:rPr>
        <w:t>ndh</w:t>
      </w:r>
      <w:r w:rsidRPr="00372BA8">
        <w:rPr>
          <w:rFonts w:eastAsia="Times New Roman"/>
          <w:szCs w:val="20"/>
          <w:lang w:val="en-GB" w:eastAsia="en-GB"/>
        </w:rPr>
        <w:t xml:space="preserve"> peseudogenes, variation of IR junctions, Single Nucleotide Polymorphism (SNP) and variation in </w:t>
      </w:r>
      <w:r w:rsidRPr="00A16B87">
        <w:rPr>
          <w:rFonts w:eastAsia="Times New Roman"/>
          <w:szCs w:val="20"/>
          <w:lang w:val="en-GB" w:eastAsia="en-GB"/>
        </w:rPr>
        <w:t xml:space="preserve">intergenic spacers are phylogenetically informative and demonstrate different levels of variations. </w:t>
      </w:r>
    </w:p>
    <w:p w14:paraId="16692F30" w14:textId="7F555A30" w:rsidR="00AE24A7" w:rsidRDefault="00372BA8" w:rsidP="00AE24A7">
      <w:pPr>
        <w:ind w:firstLine="720"/>
        <w:rPr>
          <w:rFonts w:eastAsia="Times New Roman"/>
          <w:szCs w:val="20"/>
          <w:lang w:val="en-GB" w:eastAsia="en-GB"/>
        </w:rPr>
      </w:pPr>
      <w:r w:rsidRPr="00A16B87">
        <w:rPr>
          <w:szCs w:val="20"/>
          <w:lang w:val="en-GB"/>
        </w:rPr>
        <w:t xml:space="preserve">Yang </w:t>
      </w:r>
      <w:r w:rsidRPr="00A16B87">
        <w:rPr>
          <w:i/>
          <w:szCs w:val="20"/>
          <w:lang w:val="en-GB"/>
        </w:rPr>
        <w:t>et al.</w:t>
      </w:r>
      <w:r w:rsidRPr="00A16B87">
        <w:rPr>
          <w:szCs w:val="20"/>
          <w:lang w:val="en-GB"/>
        </w:rPr>
        <w:t xml:space="preserve"> (2013) found significant differences in variation among plastome regions, being the SSC the most variant region, with 3.5% parsimony informative characters, and the IRs the most conserved regions, with 0.9%. The authors</w:t>
      </w:r>
      <w:r w:rsidR="00261B5A" w:rsidRPr="00A16B87">
        <w:rPr>
          <w:szCs w:val="20"/>
          <w:lang w:val="en-GB"/>
        </w:rPr>
        <w:t xml:space="preserve"> suggest the use of 11 intergenes plastid sequences for Orchid Phylogeny:</w:t>
      </w:r>
      <w:r w:rsidR="00261B5A" w:rsidRPr="00A16B87">
        <w:rPr>
          <w:rFonts w:eastAsia="Times New Roman"/>
          <w:szCs w:val="20"/>
          <w:lang w:val="en-GB" w:eastAsia="en-GB"/>
        </w:rPr>
        <w:t xml:space="preserve"> </w:t>
      </w:r>
      <w:r w:rsidR="00261B5A" w:rsidRPr="007D49F0">
        <w:rPr>
          <w:rFonts w:eastAsia="Times New Roman"/>
          <w:i/>
          <w:szCs w:val="20"/>
          <w:lang w:val="en-GB" w:eastAsia="en-GB"/>
        </w:rPr>
        <w:t>cem</w:t>
      </w:r>
      <w:r w:rsidR="00261B5A" w:rsidRPr="00A16B87">
        <w:rPr>
          <w:rFonts w:eastAsia="Times New Roman"/>
          <w:szCs w:val="20"/>
          <w:lang w:val="en-GB" w:eastAsia="en-GB"/>
        </w:rPr>
        <w:t>A-</w:t>
      </w:r>
      <w:r w:rsidR="00261B5A" w:rsidRPr="007D49F0">
        <w:rPr>
          <w:rFonts w:eastAsia="Times New Roman"/>
          <w:i/>
          <w:szCs w:val="20"/>
          <w:lang w:val="en-GB" w:eastAsia="en-GB"/>
        </w:rPr>
        <w:t>pet</w:t>
      </w:r>
      <w:r w:rsidR="00261B5A" w:rsidRPr="00A16B87">
        <w:rPr>
          <w:rFonts w:eastAsia="Times New Roman"/>
          <w:szCs w:val="20"/>
          <w:lang w:val="en-GB" w:eastAsia="en-GB"/>
        </w:rPr>
        <w:t xml:space="preserve">A, </w:t>
      </w:r>
      <w:r w:rsidR="00261B5A" w:rsidRPr="007D49F0">
        <w:rPr>
          <w:rFonts w:eastAsia="Times New Roman"/>
          <w:i/>
          <w:szCs w:val="20"/>
          <w:lang w:val="en-GB" w:eastAsia="en-GB"/>
        </w:rPr>
        <w:t>clp</w:t>
      </w:r>
      <w:r w:rsidR="00261B5A" w:rsidRPr="00A16B87">
        <w:rPr>
          <w:rFonts w:eastAsia="Times New Roman"/>
          <w:szCs w:val="20"/>
          <w:lang w:val="en-GB" w:eastAsia="en-GB"/>
        </w:rPr>
        <w:t>P-</w:t>
      </w:r>
      <w:r w:rsidR="00261B5A" w:rsidRPr="007D49F0">
        <w:rPr>
          <w:rFonts w:eastAsia="Times New Roman"/>
          <w:i/>
          <w:szCs w:val="20"/>
          <w:lang w:val="en-GB" w:eastAsia="en-GB"/>
        </w:rPr>
        <w:t>psb</w:t>
      </w:r>
      <w:r w:rsidR="00261B5A" w:rsidRPr="00A16B87">
        <w:rPr>
          <w:rFonts w:eastAsia="Times New Roman"/>
          <w:szCs w:val="20"/>
          <w:lang w:val="en-GB" w:eastAsia="en-GB"/>
        </w:rPr>
        <w:t xml:space="preserve">B, </w:t>
      </w:r>
      <w:r w:rsidR="00261B5A" w:rsidRPr="007D49F0">
        <w:rPr>
          <w:rFonts w:eastAsia="Times New Roman"/>
          <w:i/>
          <w:szCs w:val="20"/>
          <w:lang w:val="en-GB" w:eastAsia="en-GB"/>
        </w:rPr>
        <w:t>ndh</w:t>
      </w:r>
      <w:r w:rsidR="00261B5A" w:rsidRPr="00A16B87">
        <w:rPr>
          <w:rFonts w:eastAsia="Times New Roman"/>
          <w:szCs w:val="20"/>
          <w:lang w:val="en-GB" w:eastAsia="en-GB"/>
        </w:rPr>
        <w:t>F-</w:t>
      </w:r>
      <w:r w:rsidR="00261B5A" w:rsidRPr="007D49F0">
        <w:rPr>
          <w:rFonts w:eastAsia="Times New Roman"/>
          <w:i/>
          <w:szCs w:val="20"/>
          <w:lang w:val="en-GB" w:eastAsia="en-GB"/>
        </w:rPr>
        <w:t>rpl</w:t>
      </w:r>
      <w:r w:rsidR="00261B5A" w:rsidRPr="00A16B87">
        <w:rPr>
          <w:rFonts w:eastAsia="Times New Roman"/>
          <w:szCs w:val="20"/>
          <w:lang w:val="en-GB" w:eastAsia="en-GB"/>
        </w:rPr>
        <w:t xml:space="preserve">32, </w:t>
      </w:r>
      <w:r w:rsidR="00261B5A" w:rsidRPr="007D49F0">
        <w:rPr>
          <w:rFonts w:eastAsia="Times New Roman"/>
          <w:i/>
          <w:szCs w:val="20"/>
          <w:lang w:val="en-GB" w:eastAsia="en-GB"/>
        </w:rPr>
        <w:t>pet</w:t>
      </w:r>
      <w:r w:rsidR="00261B5A" w:rsidRPr="00A16B87">
        <w:rPr>
          <w:rFonts w:eastAsia="Times New Roman"/>
          <w:szCs w:val="20"/>
          <w:lang w:val="en-GB" w:eastAsia="en-GB"/>
        </w:rPr>
        <w:t>A-</w:t>
      </w:r>
      <w:r w:rsidR="00261B5A" w:rsidRPr="007D49F0">
        <w:rPr>
          <w:rFonts w:eastAsia="Times New Roman"/>
          <w:i/>
          <w:szCs w:val="20"/>
          <w:lang w:val="en-GB" w:eastAsia="en-GB"/>
        </w:rPr>
        <w:t>psb</w:t>
      </w:r>
      <w:r w:rsidR="00261B5A" w:rsidRPr="00A16B87">
        <w:rPr>
          <w:rFonts w:eastAsia="Times New Roman"/>
          <w:szCs w:val="20"/>
          <w:lang w:val="en-GB" w:eastAsia="en-GB"/>
        </w:rPr>
        <w:t xml:space="preserve">J, </w:t>
      </w:r>
      <w:r w:rsidR="00261B5A" w:rsidRPr="007D49F0">
        <w:rPr>
          <w:rFonts w:eastAsia="Times New Roman"/>
          <w:i/>
          <w:szCs w:val="20"/>
          <w:lang w:val="en-GB" w:eastAsia="en-GB"/>
        </w:rPr>
        <w:t>psb</w:t>
      </w:r>
      <w:r w:rsidR="00261B5A" w:rsidRPr="00A16B87">
        <w:rPr>
          <w:rFonts w:eastAsia="Times New Roman"/>
          <w:szCs w:val="20"/>
          <w:lang w:val="en-GB" w:eastAsia="en-GB"/>
        </w:rPr>
        <w:t>A-</w:t>
      </w:r>
      <w:r w:rsidR="00261B5A" w:rsidRPr="007D49F0">
        <w:rPr>
          <w:rFonts w:eastAsia="Times New Roman"/>
          <w:i/>
          <w:szCs w:val="20"/>
          <w:lang w:val="en-GB" w:eastAsia="en-GB"/>
        </w:rPr>
        <w:t>trn</w:t>
      </w:r>
      <w:r w:rsidR="00261B5A" w:rsidRPr="00A16B87">
        <w:rPr>
          <w:rFonts w:eastAsia="Times New Roman"/>
          <w:szCs w:val="20"/>
          <w:lang w:val="en-GB" w:eastAsia="en-GB"/>
        </w:rPr>
        <w:t xml:space="preserve">K, </w:t>
      </w:r>
      <w:r w:rsidR="00261B5A" w:rsidRPr="007D49F0">
        <w:rPr>
          <w:rFonts w:eastAsia="Times New Roman"/>
          <w:i/>
          <w:szCs w:val="20"/>
          <w:lang w:val="en-GB" w:eastAsia="en-GB"/>
        </w:rPr>
        <w:t>trn</w:t>
      </w:r>
      <w:r w:rsidR="00261B5A" w:rsidRPr="00A16B87">
        <w:rPr>
          <w:rFonts w:eastAsia="Times New Roman"/>
          <w:szCs w:val="20"/>
          <w:lang w:val="en-GB" w:eastAsia="en-GB"/>
        </w:rPr>
        <w:t>L-</w:t>
      </w:r>
      <w:r w:rsidR="00261B5A" w:rsidRPr="007D49F0">
        <w:rPr>
          <w:rFonts w:eastAsia="Times New Roman"/>
          <w:i/>
          <w:szCs w:val="20"/>
          <w:lang w:val="en-GB" w:eastAsia="en-GB"/>
        </w:rPr>
        <w:t>ccs</w:t>
      </w:r>
      <w:r w:rsidR="00261B5A" w:rsidRPr="00A16B87">
        <w:rPr>
          <w:rFonts w:eastAsia="Times New Roman"/>
          <w:szCs w:val="20"/>
          <w:lang w:val="en-GB" w:eastAsia="en-GB"/>
        </w:rPr>
        <w:t xml:space="preserve">A, </w:t>
      </w:r>
      <w:r w:rsidR="00261B5A" w:rsidRPr="007D49F0">
        <w:rPr>
          <w:rFonts w:eastAsia="Times New Roman"/>
          <w:i/>
          <w:szCs w:val="20"/>
          <w:lang w:val="en-GB" w:eastAsia="en-GB"/>
        </w:rPr>
        <w:t>rpl</w:t>
      </w:r>
      <w:r w:rsidR="00261B5A" w:rsidRPr="00A16B87">
        <w:rPr>
          <w:rFonts w:eastAsia="Times New Roman"/>
          <w:szCs w:val="20"/>
          <w:lang w:val="en-GB" w:eastAsia="en-GB"/>
        </w:rPr>
        <w:t>32-</w:t>
      </w:r>
      <w:r w:rsidR="00261B5A" w:rsidRPr="007D49F0">
        <w:rPr>
          <w:rFonts w:eastAsia="Times New Roman"/>
          <w:i/>
          <w:szCs w:val="20"/>
          <w:lang w:val="en-GB" w:eastAsia="en-GB"/>
        </w:rPr>
        <w:t>trn</w:t>
      </w:r>
      <w:r w:rsidR="00261B5A" w:rsidRPr="00A16B87">
        <w:rPr>
          <w:rFonts w:eastAsia="Times New Roman"/>
          <w:szCs w:val="20"/>
          <w:lang w:val="en-GB" w:eastAsia="en-GB"/>
        </w:rPr>
        <w:t xml:space="preserve">L, </w:t>
      </w:r>
      <w:r w:rsidR="00261B5A" w:rsidRPr="007D49F0">
        <w:rPr>
          <w:rFonts w:eastAsia="Times New Roman"/>
          <w:i/>
          <w:szCs w:val="20"/>
          <w:lang w:val="en-GB" w:eastAsia="en-GB"/>
        </w:rPr>
        <w:t>trn</w:t>
      </w:r>
      <w:r w:rsidR="00261B5A" w:rsidRPr="00A16B87">
        <w:rPr>
          <w:rFonts w:eastAsia="Times New Roman"/>
          <w:szCs w:val="20"/>
          <w:lang w:val="en-GB" w:eastAsia="en-GB"/>
        </w:rPr>
        <w:t>E-t</w:t>
      </w:r>
      <w:r w:rsidR="00261B5A" w:rsidRPr="007D49F0">
        <w:rPr>
          <w:rFonts w:eastAsia="Times New Roman"/>
          <w:i/>
          <w:szCs w:val="20"/>
          <w:lang w:val="en-GB" w:eastAsia="en-GB"/>
        </w:rPr>
        <w:t>rn</w:t>
      </w:r>
      <w:r w:rsidR="00261B5A" w:rsidRPr="00A16B87">
        <w:rPr>
          <w:rFonts w:eastAsia="Times New Roman"/>
          <w:szCs w:val="20"/>
          <w:lang w:val="en-GB" w:eastAsia="en-GB"/>
        </w:rPr>
        <w:t xml:space="preserve">T, </w:t>
      </w:r>
      <w:r w:rsidR="00261B5A" w:rsidRPr="007D49F0">
        <w:rPr>
          <w:rFonts w:eastAsia="Times New Roman"/>
          <w:i/>
          <w:szCs w:val="20"/>
          <w:lang w:val="en-GB" w:eastAsia="en-GB"/>
        </w:rPr>
        <w:t>trn</w:t>
      </w:r>
      <w:r w:rsidR="003828B9">
        <w:rPr>
          <w:rFonts w:eastAsia="Times New Roman"/>
          <w:szCs w:val="20"/>
          <w:lang w:val="en-GB" w:eastAsia="en-GB"/>
        </w:rPr>
        <w:t>K</w:t>
      </w:r>
      <w:r w:rsidR="00261B5A" w:rsidRPr="00A16B87">
        <w:rPr>
          <w:rFonts w:eastAsia="Times New Roman"/>
          <w:szCs w:val="20"/>
          <w:lang w:val="en-GB" w:eastAsia="en-GB"/>
        </w:rPr>
        <w:t>-</w:t>
      </w:r>
      <w:r w:rsidR="00261B5A" w:rsidRPr="007D49F0">
        <w:rPr>
          <w:rFonts w:eastAsia="Times New Roman"/>
          <w:i/>
          <w:szCs w:val="20"/>
          <w:lang w:val="en-GB" w:eastAsia="en-GB"/>
        </w:rPr>
        <w:t>rps</w:t>
      </w:r>
      <w:r w:rsidR="00261B5A" w:rsidRPr="00A16B87">
        <w:rPr>
          <w:rFonts w:eastAsia="Times New Roman"/>
          <w:szCs w:val="20"/>
          <w:lang w:val="en-GB" w:eastAsia="en-GB"/>
        </w:rPr>
        <w:t xml:space="preserve">16, </w:t>
      </w:r>
      <w:r w:rsidR="00261B5A" w:rsidRPr="007D49F0">
        <w:rPr>
          <w:rFonts w:eastAsia="Times New Roman"/>
          <w:i/>
          <w:szCs w:val="20"/>
          <w:lang w:val="en-GB" w:eastAsia="en-GB"/>
        </w:rPr>
        <w:t>trn</w:t>
      </w:r>
      <w:r w:rsidR="00261B5A" w:rsidRPr="00A16B87">
        <w:rPr>
          <w:rFonts w:eastAsia="Times New Roman"/>
          <w:szCs w:val="20"/>
          <w:lang w:val="en-GB" w:eastAsia="en-GB"/>
        </w:rPr>
        <w:t>P-</w:t>
      </w:r>
      <w:r w:rsidR="00261B5A" w:rsidRPr="007D49F0">
        <w:rPr>
          <w:rFonts w:eastAsia="Times New Roman"/>
          <w:i/>
          <w:szCs w:val="20"/>
          <w:lang w:val="en-GB" w:eastAsia="en-GB"/>
        </w:rPr>
        <w:t>psa</w:t>
      </w:r>
      <w:r w:rsidR="00261B5A" w:rsidRPr="00A16B87">
        <w:rPr>
          <w:rFonts w:eastAsia="Times New Roman"/>
          <w:szCs w:val="20"/>
          <w:lang w:val="en-GB" w:eastAsia="en-GB"/>
        </w:rPr>
        <w:t xml:space="preserve">J, </w:t>
      </w:r>
      <w:r w:rsidR="00261B5A" w:rsidRPr="007D49F0">
        <w:rPr>
          <w:rFonts w:eastAsia="Times New Roman"/>
          <w:i/>
          <w:szCs w:val="20"/>
          <w:lang w:val="en-GB" w:eastAsia="en-GB"/>
        </w:rPr>
        <w:t>trn</w:t>
      </w:r>
      <w:r w:rsidR="00261B5A" w:rsidRPr="00A16B87">
        <w:rPr>
          <w:rFonts w:eastAsia="Times New Roman"/>
          <w:szCs w:val="20"/>
          <w:lang w:val="en-GB" w:eastAsia="en-GB"/>
        </w:rPr>
        <w:t>T-</w:t>
      </w:r>
      <w:r w:rsidR="00261B5A" w:rsidRPr="007D49F0">
        <w:rPr>
          <w:rFonts w:eastAsia="Times New Roman"/>
          <w:i/>
          <w:szCs w:val="20"/>
          <w:lang w:val="en-GB" w:eastAsia="en-GB"/>
        </w:rPr>
        <w:t>trn</w:t>
      </w:r>
      <w:r w:rsidR="00261B5A" w:rsidRPr="00A16B87">
        <w:rPr>
          <w:rFonts w:eastAsia="Times New Roman"/>
          <w:szCs w:val="20"/>
          <w:lang w:val="en-GB" w:eastAsia="en-GB"/>
        </w:rPr>
        <w:t xml:space="preserve">L along with commonly phylogenetic regions </w:t>
      </w:r>
      <w:r w:rsidR="00261B5A" w:rsidRPr="007D49F0">
        <w:rPr>
          <w:rFonts w:eastAsia="Times New Roman"/>
          <w:i/>
          <w:szCs w:val="20"/>
          <w:lang w:val="en-GB" w:eastAsia="en-GB"/>
        </w:rPr>
        <w:t>trn</w:t>
      </w:r>
      <w:r w:rsidR="00261B5A" w:rsidRPr="00A16B87">
        <w:rPr>
          <w:rFonts w:eastAsia="Times New Roman"/>
          <w:szCs w:val="20"/>
          <w:lang w:val="en-GB" w:eastAsia="en-GB"/>
        </w:rPr>
        <w:t>H-</w:t>
      </w:r>
      <w:r w:rsidR="00261B5A" w:rsidRPr="007D49F0">
        <w:rPr>
          <w:rFonts w:eastAsia="Times New Roman"/>
          <w:i/>
          <w:szCs w:val="20"/>
          <w:lang w:val="en-GB" w:eastAsia="en-GB"/>
        </w:rPr>
        <w:t>psb</w:t>
      </w:r>
      <w:r w:rsidR="00261B5A" w:rsidRPr="00A16B87">
        <w:rPr>
          <w:rFonts w:eastAsia="Times New Roman"/>
          <w:szCs w:val="20"/>
          <w:lang w:val="en-GB" w:eastAsia="en-GB"/>
        </w:rPr>
        <w:t xml:space="preserve">A. </w:t>
      </w:r>
      <w:r w:rsidRPr="00A16B87">
        <w:rPr>
          <w:rFonts w:eastAsia="Times New Roman"/>
          <w:szCs w:val="20"/>
          <w:lang w:val="en-GB" w:eastAsia="en-GB"/>
        </w:rPr>
        <w:t xml:space="preserve">Using intergene hotspots they could clarify relations within the genus </w:t>
      </w:r>
      <w:r w:rsidRPr="00A16B87">
        <w:rPr>
          <w:rFonts w:eastAsia="Times New Roman"/>
          <w:i/>
          <w:szCs w:val="20"/>
          <w:lang w:val="en-GB" w:eastAsia="en-GB"/>
        </w:rPr>
        <w:t>Cymbidium</w:t>
      </w:r>
      <w:r w:rsidRPr="00A16B87">
        <w:rPr>
          <w:rFonts w:eastAsia="Times New Roman"/>
          <w:szCs w:val="20"/>
          <w:lang w:val="en-GB" w:eastAsia="en-GB"/>
        </w:rPr>
        <w:t xml:space="preserve"> (Epidendroideae). </w:t>
      </w:r>
      <w:r w:rsidR="00261B5A" w:rsidRPr="00A16B87">
        <w:rPr>
          <w:rFonts w:eastAsia="Times New Roman"/>
          <w:szCs w:val="20"/>
          <w:lang w:val="en-GB" w:eastAsia="en-GB"/>
        </w:rPr>
        <w:t xml:space="preserve">Chang </w:t>
      </w:r>
      <w:r w:rsidR="00261B5A" w:rsidRPr="00A16B87">
        <w:rPr>
          <w:rFonts w:eastAsia="Times New Roman"/>
          <w:i/>
          <w:szCs w:val="20"/>
          <w:lang w:val="en-GB" w:eastAsia="en-GB"/>
        </w:rPr>
        <w:t>et al.</w:t>
      </w:r>
      <w:r w:rsidR="00261B5A" w:rsidRPr="00A16B87">
        <w:rPr>
          <w:rFonts w:eastAsia="Times New Roman"/>
          <w:szCs w:val="20"/>
          <w:lang w:val="en-GB" w:eastAsia="en-GB"/>
        </w:rPr>
        <w:t xml:space="preserve"> (2006) suggested </w:t>
      </w:r>
      <w:r w:rsidR="00261B5A" w:rsidRPr="007D49F0">
        <w:rPr>
          <w:rFonts w:eastAsia="Times New Roman"/>
          <w:i/>
          <w:szCs w:val="20"/>
          <w:lang w:val="en-GB" w:eastAsia="en-GB"/>
        </w:rPr>
        <w:t>ndh</w:t>
      </w:r>
      <w:r w:rsidR="00261B5A" w:rsidRPr="00A16B87">
        <w:rPr>
          <w:rFonts w:eastAsia="Times New Roman"/>
          <w:szCs w:val="20"/>
          <w:lang w:val="en-GB" w:eastAsia="en-GB"/>
        </w:rPr>
        <w:t xml:space="preserve">A + </w:t>
      </w:r>
      <w:r w:rsidR="00261B5A" w:rsidRPr="007D49F0">
        <w:rPr>
          <w:rFonts w:eastAsia="Times New Roman"/>
          <w:i/>
          <w:szCs w:val="20"/>
          <w:lang w:val="en-GB" w:eastAsia="en-GB"/>
        </w:rPr>
        <w:t>rpl</w:t>
      </w:r>
      <w:r w:rsidR="00261B5A" w:rsidRPr="00A16B87">
        <w:rPr>
          <w:rFonts w:eastAsia="Times New Roman"/>
          <w:szCs w:val="20"/>
          <w:lang w:val="en-GB" w:eastAsia="en-GB"/>
        </w:rPr>
        <w:t xml:space="preserve">16 introns for </w:t>
      </w:r>
      <w:r w:rsidR="003828B9">
        <w:rPr>
          <w:rFonts w:eastAsia="Times New Roman"/>
          <w:szCs w:val="20"/>
          <w:lang w:val="en-GB" w:eastAsia="en-GB"/>
        </w:rPr>
        <w:t>o</w:t>
      </w:r>
      <w:r w:rsidR="00261B5A" w:rsidRPr="00A16B87">
        <w:rPr>
          <w:rFonts w:eastAsia="Times New Roman"/>
          <w:szCs w:val="20"/>
          <w:lang w:val="en-GB" w:eastAsia="en-GB"/>
        </w:rPr>
        <w:t xml:space="preserve">rchid </w:t>
      </w:r>
      <w:r w:rsidR="003828B9">
        <w:rPr>
          <w:rFonts w:eastAsia="Times New Roman"/>
          <w:szCs w:val="20"/>
          <w:lang w:val="en-GB" w:eastAsia="en-GB"/>
        </w:rPr>
        <w:t>p</w:t>
      </w:r>
      <w:r w:rsidR="00261B5A" w:rsidRPr="00A16B87">
        <w:rPr>
          <w:rFonts w:eastAsia="Times New Roman"/>
          <w:szCs w:val="20"/>
          <w:lang w:val="en-GB" w:eastAsia="en-GB"/>
        </w:rPr>
        <w:t>hylogen</w:t>
      </w:r>
      <w:r w:rsidR="003828B9">
        <w:rPr>
          <w:rFonts w:eastAsia="Times New Roman"/>
          <w:szCs w:val="20"/>
          <w:lang w:val="en-GB" w:eastAsia="en-GB"/>
        </w:rPr>
        <w:t>etic reconstructions</w:t>
      </w:r>
      <w:r w:rsidR="00261B5A" w:rsidRPr="00A16B87">
        <w:rPr>
          <w:rFonts w:eastAsia="Times New Roman"/>
          <w:szCs w:val="20"/>
          <w:lang w:val="en-GB" w:eastAsia="en-GB"/>
        </w:rPr>
        <w:t xml:space="preserve">. Pan </w:t>
      </w:r>
      <w:r w:rsidR="00261B5A" w:rsidRPr="00A16B87">
        <w:rPr>
          <w:rFonts w:eastAsia="Times New Roman"/>
          <w:i/>
          <w:szCs w:val="20"/>
          <w:lang w:val="en-GB" w:eastAsia="en-GB"/>
        </w:rPr>
        <w:t>et al.</w:t>
      </w:r>
      <w:r w:rsidR="00261B5A" w:rsidRPr="00A16B87">
        <w:rPr>
          <w:rFonts w:eastAsia="Times New Roman"/>
          <w:szCs w:val="20"/>
          <w:lang w:val="en-GB" w:eastAsia="en-GB"/>
        </w:rPr>
        <w:t xml:space="preserve"> (2012) suggested the use of the intergene </w:t>
      </w:r>
      <w:r w:rsidRPr="00A16B87">
        <w:rPr>
          <w:rFonts w:eastAsia="Times New Roman"/>
          <w:szCs w:val="20"/>
          <w:lang w:val="en-GB" w:eastAsia="en-GB"/>
        </w:rPr>
        <w:t xml:space="preserve">sequences </w:t>
      </w:r>
      <w:r w:rsidRPr="007D49F0">
        <w:rPr>
          <w:rFonts w:eastAsia="Times New Roman"/>
          <w:i/>
          <w:szCs w:val="20"/>
          <w:lang w:val="en-GB" w:eastAsia="en-GB"/>
        </w:rPr>
        <w:t>trn</w:t>
      </w:r>
      <w:r w:rsidRPr="00A16B87">
        <w:rPr>
          <w:rFonts w:eastAsia="Times New Roman"/>
          <w:szCs w:val="20"/>
          <w:lang w:val="en-GB" w:eastAsia="en-GB"/>
        </w:rPr>
        <w:t>F-</w:t>
      </w:r>
      <w:r w:rsidRPr="007D49F0">
        <w:rPr>
          <w:rFonts w:eastAsia="Times New Roman"/>
          <w:i/>
          <w:szCs w:val="20"/>
          <w:lang w:val="en-GB" w:eastAsia="en-GB"/>
        </w:rPr>
        <w:t>ndh</w:t>
      </w:r>
      <w:r w:rsidRPr="00A16B87">
        <w:rPr>
          <w:rFonts w:eastAsia="Times New Roman"/>
          <w:szCs w:val="20"/>
          <w:lang w:val="en-GB" w:eastAsia="en-GB"/>
        </w:rPr>
        <w:t>J +</w:t>
      </w:r>
      <w:r w:rsidR="009F62CC" w:rsidRPr="00A16B87">
        <w:rPr>
          <w:rFonts w:eastAsia="Times New Roman"/>
          <w:szCs w:val="20"/>
          <w:lang w:val="en-GB" w:eastAsia="en-GB"/>
        </w:rPr>
        <w:t xml:space="preserve"> </w:t>
      </w:r>
      <w:r w:rsidR="009F62CC" w:rsidRPr="007D49F0">
        <w:rPr>
          <w:rFonts w:eastAsia="Times New Roman"/>
          <w:i/>
          <w:szCs w:val="20"/>
          <w:lang w:val="en-GB" w:eastAsia="en-GB"/>
        </w:rPr>
        <w:t>trn</w:t>
      </w:r>
      <w:r w:rsidR="009F62CC" w:rsidRPr="00A16B87">
        <w:rPr>
          <w:rFonts w:eastAsia="Times New Roman"/>
          <w:szCs w:val="20"/>
          <w:lang w:val="en-GB" w:eastAsia="en-GB"/>
        </w:rPr>
        <w:t>H-</w:t>
      </w:r>
      <w:r w:rsidR="009F62CC" w:rsidRPr="007D49F0">
        <w:rPr>
          <w:rFonts w:eastAsia="Times New Roman"/>
          <w:i/>
          <w:szCs w:val="20"/>
          <w:lang w:val="en-GB" w:eastAsia="en-GB"/>
        </w:rPr>
        <w:t>psb</w:t>
      </w:r>
      <w:r w:rsidR="009F62CC" w:rsidRPr="00A16B87">
        <w:rPr>
          <w:rFonts w:eastAsia="Times New Roman"/>
          <w:szCs w:val="20"/>
          <w:lang w:val="en-GB" w:eastAsia="en-GB"/>
        </w:rPr>
        <w:t xml:space="preserve">A, and the use of intergene regions </w:t>
      </w:r>
      <w:r w:rsidR="003828B9">
        <w:rPr>
          <w:rFonts w:eastAsia="Times New Roman"/>
          <w:szCs w:val="20"/>
          <w:lang w:val="en-GB" w:eastAsia="en-GB"/>
        </w:rPr>
        <w:t xml:space="preserve">to clarify </w:t>
      </w:r>
      <w:r w:rsidR="009F62CC" w:rsidRPr="00A16B87">
        <w:rPr>
          <w:rFonts w:eastAsia="Times New Roman"/>
          <w:szCs w:val="20"/>
          <w:lang w:val="en-GB" w:eastAsia="en-GB"/>
        </w:rPr>
        <w:t>phylogenetic relations within Oncidiinae species.</w:t>
      </w:r>
    </w:p>
    <w:p w14:paraId="6E862D22" w14:textId="77777777" w:rsidR="00EA2ACA" w:rsidRDefault="00EA2ACA" w:rsidP="00EA2ACA">
      <w:pPr>
        <w:pStyle w:val="Geenafstand"/>
        <w:rPr>
          <w:lang w:val="en-GB" w:eastAsia="en-GB"/>
        </w:rPr>
      </w:pPr>
    </w:p>
    <w:p w14:paraId="786FBC54" w14:textId="41B8FDDA" w:rsidR="00EA2ACA" w:rsidRPr="009F485C" w:rsidRDefault="009F485C" w:rsidP="00394E5A">
      <w:pPr>
        <w:pStyle w:val="Lijstalinea"/>
        <w:numPr>
          <w:ilvl w:val="1"/>
          <w:numId w:val="9"/>
        </w:numPr>
        <w:rPr>
          <w:lang w:eastAsia="en-GB"/>
        </w:rPr>
      </w:pPr>
      <w:r w:rsidRPr="00394E5A">
        <w:rPr>
          <w:b/>
        </w:rPr>
        <w:t>Cypripedioideae: Phylogenetic inference using molecular data</w:t>
      </w:r>
    </w:p>
    <w:p w14:paraId="4CEBD3D3" w14:textId="3AED42C9" w:rsidR="004E16F4" w:rsidRPr="00A16B87" w:rsidRDefault="003D6967" w:rsidP="004E16F4">
      <w:pPr>
        <w:pStyle w:val="Geenafstand"/>
        <w:ind w:firstLine="720"/>
        <w:rPr>
          <w:szCs w:val="20"/>
          <w:lang w:val="en-GB"/>
        </w:rPr>
      </w:pPr>
      <w:r w:rsidRPr="006C42B8">
        <w:rPr>
          <w:noProof/>
          <w:szCs w:val="20"/>
          <w:lang w:eastAsia="nl-NL"/>
        </w:rPr>
        <w:drawing>
          <wp:anchor distT="0" distB="0" distL="114300" distR="114300" simplePos="0" relativeHeight="251657216" behindDoc="0" locked="0" layoutInCell="1" allowOverlap="1" wp14:anchorId="0D2E46E1" wp14:editId="3D5E7E92">
            <wp:simplePos x="0" y="0"/>
            <wp:positionH relativeFrom="margin">
              <wp:posOffset>801272</wp:posOffset>
            </wp:positionH>
            <wp:positionV relativeFrom="paragraph">
              <wp:posOffset>2545764</wp:posOffset>
            </wp:positionV>
            <wp:extent cx="3360420" cy="2033270"/>
            <wp:effectExtent l="0" t="0" r="0" b="0"/>
            <wp:wrapTopAndBottom/>
            <wp:docPr id="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liu.jpg"/>
                    <pic:cNvPicPr/>
                  </pic:nvPicPr>
                  <pic:blipFill rotWithShape="1">
                    <a:blip r:embed="rId12">
                      <a:extLst>
                        <a:ext uri="{28A0092B-C50C-407E-A947-70E740481C1C}">
                          <a14:useLocalDpi xmlns:a14="http://schemas.microsoft.com/office/drawing/2010/main" val="0"/>
                        </a:ext>
                      </a:extLst>
                    </a:blip>
                    <a:srcRect l="14002" t="17104" r="33332" b="26353"/>
                    <a:stretch/>
                  </pic:blipFill>
                  <pic:spPr bwMode="auto">
                    <a:xfrm>
                      <a:off x="0" y="0"/>
                      <a:ext cx="3360420" cy="203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EDC" w:rsidRPr="00A16B87">
        <w:rPr>
          <w:szCs w:val="20"/>
          <w:lang w:val="en-GB"/>
        </w:rPr>
        <w:t xml:space="preserve">Phylogenetic inference using the alternative markers suggested by Chang </w:t>
      </w:r>
      <w:r w:rsidR="00C24EDC" w:rsidRPr="00A16B87">
        <w:rPr>
          <w:i/>
          <w:szCs w:val="20"/>
          <w:lang w:val="en-GB"/>
        </w:rPr>
        <w:t>et al</w:t>
      </w:r>
      <w:r w:rsidR="00790FCB" w:rsidRPr="00A16B87">
        <w:rPr>
          <w:i/>
          <w:szCs w:val="20"/>
          <w:lang w:val="en-GB"/>
        </w:rPr>
        <w:t>.</w:t>
      </w:r>
      <w:r w:rsidR="00C24EDC" w:rsidRPr="00A16B87">
        <w:rPr>
          <w:szCs w:val="20"/>
          <w:lang w:val="en-GB"/>
        </w:rPr>
        <w:t xml:space="preserve"> 2006, Pan </w:t>
      </w:r>
      <w:r w:rsidR="00C24EDC" w:rsidRPr="00A16B87">
        <w:rPr>
          <w:i/>
          <w:szCs w:val="20"/>
          <w:lang w:val="en-GB"/>
        </w:rPr>
        <w:t>et al.</w:t>
      </w:r>
      <w:r w:rsidR="00C24EDC" w:rsidRPr="00A16B87">
        <w:rPr>
          <w:szCs w:val="20"/>
          <w:lang w:val="en-GB"/>
        </w:rPr>
        <w:t xml:space="preserve"> 2012, Yang </w:t>
      </w:r>
      <w:r w:rsidR="00C24EDC" w:rsidRPr="00A16B87">
        <w:rPr>
          <w:i/>
          <w:szCs w:val="20"/>
          <w:lang w:val="en-GB"/>
        </w:rPr>
        <w:t>et al</w:t>
      </w:r>
      <w:r w:rsidR="00C24EDC" w:rsidRPr="00A16B87">
        <w:rPr>
          <w:szCs w:val="20"/>
          <w:lang w:val="en-GB"/>
        </w:rPr>
        <w:t xml:space="preserve">. 2013 and Jheng </w:t>
      </w:r>
      <w:r w:rsidR="00C24EDC" w:rsidRPr="00A16B87">
        <w:rPr>
          <w:i/>
          <w:szCs w:val="20"/>
          <w:lang w:val="en-GB"/>
        </w:rPr>
        <w:t>et al</w:t>
      </w:r>
      <w:r w:rsidR="00790FCB" w:rsidRPr="00A16B87">
        <w:rPr>
          <w:i/>
          <w:szCs w:val="20"/>
          <w:lang w:val="en-GB"/>
        </w:rPr>
        <w:t>.</w:t>
      </w:r>
      <w:r w:rsidR="00C24EDC" w:rsidRPr="00A16B87">
        <w:rPr>
          <w:szCs w:val="20"/>
          <w:lang w:val="en-GB"/>
        </w:rPr>
        <w:t xml:space="preserve"> 2012 </w:t>
      </w:r>
      <w:r w:rsidR="00640F69">
        <w:rPr>
          <w:szCs w:val="20"/>
          <w:lang w:val="en-GB"/>
        </w:rPr>
        <w:t xml:space="preserve">and newly discovered markers </w:t>
      </w:r>
      <w:r w:rsidR="00C24EDC" w:rsidRPr="00A16B87">
        <w:rPr>
          <w:szCs w:val="20"/>
          <w:lang w:val="en-GB"/>
        </w:rPr>
        <w:t xml:space="preserve">will be </w:t>
      </w:r>
      <w:r w:rsidR="00790FCB" w:rsidRPr="00A16B87">
        <w:rPr>
          <w:szCs w:val="20"/>
          <w:lang w:val="en-GB"/>
        </w:rPr>
        <w:t>conducted</w:t>
      </w:r>
      <w:r w:rsidR="00C24EDC" w:rsidRPr="00A16B87">
        <w:rPr>
          <w:szCs w:val="20"/>
          <w:lang w:val="en-GB"/>
        </w:rPr>
        <w:t xml:space="preserve"> in the present study. The efficiency of those markers for Cypripedioideae</w:t>
      </w:r>
      <w:r w:rsidR="00790FCB" w:rsidRPr="00A16B87">
        <w:rPr>
          <w:szCs w:val="20"/>
          <w:lang w:val="en-GB"/>
        </w:rPr>
        <w:t xml:space="preserve"> phylogenetics</w:t>
      </w:r>
      <w:r w:rsidR="00C24EDC" w:rsidRPr="00A16B87">
        <w:rPr>
          <w:szCs w:val="20"/>
          <w:lang w:val="en-GB"/>
        </w:rPr>
        <w:t xml:space="preserve"> will be tested. The subfamily </w:t>
      </w:r>
      <w:r w:rsidR="00993BD5">
        <w:rPr>
          <w:szCs w:val="20"/>
          <w:lang w:val="en-GB"/>
        </w:rPr>
        <w:t>contains</w:t>
      </w:r>
      <w:r w:rsidR="00C24EDC" w:rsidRPr="00A16B87">
        <w:rPr>
          <w:szCs w:val="20"/>
          <w:lang w:val="en-GB"/>
        </w:rPr>
        <w:t xml:space="preserve"> 5 </w:t>
      </w:r>
      <w:r w:rsidR="00C24EDC" w:rsidRPr="00A16B87">
        <w:rPr>
          <w:szCs w:val="20"/>
          <w:lang w:val="en-GB"/>
        </w:rPr>
        <w:lastRenderedPageBreak/>
        <w:t>gen</w:t>
      </w:r>
      <w:r w:rsidR="00993BD5">
        <w:rPr>
          <w:szCs w:val="20"/>
          <w:lang w:val="en-GB"/>
        </w:rPr>
        <w:t>era</w:t>
      </w:r>
      <w:r w:rsidR="00C24EDC" w:rsidRPr="00A16B87">
        <w:rPr>
          <w:szCs w:val="20"/>
          <w:lang w:val="en-GB"/>
        </w:rPr>
        <w:t xml:space="preserve">: </w:t>
      </w:r>
      <w:r w:rsidR="00C24EDC" w:rsidRPr="00A16B87">
        <w:rPr>
          <w:i/>
          <w:szCs w:val="20"/>
          <w:lang w:val="en-GB"/>
        </w:rPr>
        <w:t>Selenipedium, Cypripedium, Mexipedium, Phragmipedium</w:t>
      </w:r>
      <w:r w:rsidR="00C24EDC" w:rsidRPr="00A16B87">
        <w:rPr>
          <w:szCs w:val="20"/>
          <w:lang w:val="en-GB"/>
        </w:rPr>
        <w:t xml:space="preserve"> and </w:t>
      </w:r>
      <w:r w:rsidR="00C24EDC" w:rsidRPr="00A16B87">
        <w:rPr>
          <w:i/>
          <w:szCs w:val="20"/>
          <w:lang w:val="en-GB"/>
        </w:rPr>
        <w:t>Paphiopedilum</w:t>
      </w:r>
      <w:r w:rsidR="00C24EDC" w:rsidRPr="00A16B87">
        <w:rPr>
          <w:szCs w:val="20"/>
          <w:lang w:val="en-GB"/>
        </w:rPr>
        <w:t xml:space="preserve">. </w:t>
      </w:r>
      <w:r w:rsidR="00C24EDC" w:rsidRPr="00A16B87">
        <w:rPr>
          <w:i/>
          <w:szCs w:val="20"/>
          <w:lang w:val="en-GB"/>
        </w:rPr>
        <w:t xml:space="preserve">Paphiopedilum </w:t>
      </w:r>
      <w:r w:rsidR="00C24EDC" w:rsidRPr="00A16B87">
        <w:rPr>
          <w:szCs w:val="20"/>
          <w:lang w:val="en-GB"/>
        </w:rPr>
        <w:t>is the largest genus in Cypripedioideae</w:t>
      </w:r>
      <w:r w:rsidR="00C24EDC" w:rsidRPr="00A16B87">
        <w:rPr>
          <w:i/>
          <w:szCs w:val="20"/>
          <w:lang w:val="en-GB"/>
        </w:rPr>
        <w:t>,</w:t>
      </w:r>
      <w:r w:rsidR="00C24EDC" w:rsidRPr="00A16B87">
        <w:rPr>
          <w:szCs w:val="20"/>
          <w:lang w:val="en-GB"/>
        </w:rPr>
        <w:t xml:space="preserve"> with 72 species (Chochai </w:t>
      </w:r>
      <w:r w:rsidR="00C24EDC" w:rsidRPr="00A16B87">
        <w:rPr>
          <w:i/>
          <w:szCs w:val="20"/>
          <w:lang w:val="en-GB"/>
        </w:rPr>
        <w:t>et al</w:t>
      </w:r>
      <w:r w:rsidR="00C24EDC" w:rsidRPr="00A16B87">
        <w:rPr>
          <w:szCs w:val="20"/>
          <w:lang w:val="en-GB"/>
        </w:rPr>
        <w:t xml:space="preserve"> 2012), followed by </w:t>
      </w:r>
      <w:r w:rsidR="00C24EDC" w:rsidRPr="007D49F0">
        <w:rPr>
          <w:i/>
          <w:szCs w:val="20"/>
          <w:lang w:val="en-GB"/>
        </w:rPr>
        <w:t>Cypripedium</w:t>
      </w:r>
      <w:r w:rsidR="00C24EDC" w:rsidRPr="00A16B87">
        <w:rPr>
          <w:szCs w:val="20"/>
          <w:lang w:val="en-GB"/>
        </w:rPr>
        <w:t xml:space="preserve">, with ca. 46 species (Fatihab </w:t>
      </w:r>
      <w:r w:rsidR="00C24EDC" w:rsidRPr="00A16B87">
        <w:rPr>
          <w:i/>
          <w:szCs w:val="20"/>
          <w:lang w:val="en-GB"/>
        </w:rPr>
        <w:t>et al</w:t>
      </w:r>
      <w:r w:rsidR="00C24EDC" w:rsidRPr="00A16B87">
        <w:rPr>
          <w:szCs w:val="20"/>
          <w:lang w:val="en-GB"/>
        </w:rPr>
        <w:t xml:space="preserve"> 2011). Generic boundaries using morphology have been defined previously using a combination of leaf type, vernation, locule number and placentation (Cox </w:t>
      </w:r>
      <w:r w:rsidR="00C24EDC" w:rsidRPr="00A16B87">
        <w:rPr>
          <w:i/>
          <w:szCs w:val="20"/>
          <w:lang w:val="en-GB"/>
        </w:rPr>
        <w:t>et al</w:t>
      </w:r>
      <w:r w:rsidR="00C24EDC" w:rsidRPr="00A16B87">
        <w:rPr>
          <w:szCs w:val="20"/>
          <w:lang w:val="en-GB"/>
        </w:rPr>
        <w:t xml:space="preserve"> 1996).</w:t>
      </w:r>
      <w:r w:rsidR="00790FCB" w:rsidRPr="00A16B87">
        <w:rPr>
          <w:szCs w:val="20"/>
          <w:lang w:val="en-GB"/>
        </w:rPr>
        <w:t xml:space="preserve"> </w:t>
      </w:r>
      <w:r w:rsidR="00261B5A" w:rsidRPr="00A16B87">
        <w:rPr>
          <w:szCs w:val="20"/>
          <w:lang w:val="en-GB"/>
        </w:rPr>
        <w:t xml:space="preserve">Cox </w:t>
      </w:r>
      <w:r w:rsidR="00261B5A" w:rsidRPr="00A16B87">
        <w:rPr>
          <w:i/>
          <w:szCs w:val="20"/>
          <w:lang w:val="en-GB"/>
        </w:rPr>
        <w:t>et al</w:t>
      </w:r>
      <w:r w:rsidR="00261B5A" w:rsidRPr="00A16B87">
        <w:rPr>
          <w:szCs w:val="20"/>
          <w:lang w:val="en-GB"/>
        </w:rPr>
        <w:t xml:space="preserve"> (1996) have </w:t>
      </w:r>
      <w:r w:rsidR="00790FCB" w:rsidRPr="00A16B87">
        <w:rPr>
          <w:szCs w:val="20"/>
          <w:lang w:val="en-GB"/>
        </w:rPr>
        <w:t>delimitated gen</w:t>
      </w:r>
      <w:r w:rsidR="00993BD5">
        <w:rPr>
          <w:szCs w:val="20"/>
          <w:lang w:val="en-GB"/>
        </w:rPr>
        <w:t>eric</w:t>
      </w:r>
      <w:r w:rsidR="00E80679" w:rsidRPr="00A16B87">
        <w:rPr>
          <w:szCs w:val="20"/>
          <w:lang w:val="en-GB"/>
        </w:rPr>
        <w:t xml:space="preserve"> boundaries </w:t>
      </w:r>
      <w:r w:rsidR="00993BD5">
        <w:rPr>
          <w:szCs w:val="20"/>
          <w:lang w:val="en-GB"/>
        </w:rPr>
        <w:t xml:space="preserve">by </w:t>
      </w:r>
      <w:r w:rsidR="00261B5A" w:rsidRPr="00A16B87">
        <w:rPr>
          <w:szCs w:val="20"/>
          <w:lang w:val="en-GB"/>
        </w:rPr>
        <w:t>using the internal spacer (ITS)</w:t>
      </w:r>
      <w:r w:rsidR="00E80679" w:rsidRPr="00A16B87">
        <w:rPr>
          <w:szCs w:val="20"/>
          <w:lang w:val="en-GB"/>
        </w:rPr>
        <w:t>,</w:t>
      </w:r>
      <w:r w:rsidR="00261B5A" w:rsidRPr="00A16B87">
        <w:rPr>
          <w:szCs w:val="20"/>
          <w:lang w:val="en-GB"/>
        </w:rPr>
        <w:t xml:space="preserve"> region of the S</w:t>
      </w:r>
      <w:r w:rsidR="00F154CC">
        <w:rPr>
          <w:szCs w:val="20"/>
          <w:lang w:val="en-GB"/>
        </w:rPr>
        <w:t>SU</w:t>
      </w:r>
      <w:r w:rsidR="00261B5A" w:rsidRPr="00A16B87">
        <w:rPr>
          <w:szCs w:val="20"/>
          <w:lang w:val="en-GB"/>
        </w:rPr>
        <w:t>-5.8S-</w:t>
      </w:r>
      <w:r w:rsidR="00F154CC">
        <w:rPr>
          <w:szCs w:val="20"/>
          <w:lang w:val="en-GB"/>
        </w:rPr>
        <w:t>L</w:t>
      </w:r>
      <w:r w:rsidR="00261B5A" w:rsidRPr="00A16B87">
        <w:rPr>
          <w:szCs w:val="20"/>
          <w:lang w:val="en-GB"/>
        </w:rPr>
        <w:t>S</w:t>
      </w:r>
      <w:r w:rsidR="00F154CC">
        <w:rPr>
          <w:szCs w:val="20"/>
          <w:lang w:val="en-GB"/>
        </w:rPr>
        <w:t>U</w:t>
      </w:r>
      <w:r w:rsidR="00261B5A" w:rsidRPr="00A16B87">
        <w:rPr>
          <w:szCs w:val="20"/>
          <w:lang w:val="en-GB"/>
        </w:rPr>
        <w:t xml:space="preserve"> rDNA</w:t>
      </w:r>
      <w:r w:rsidR="00E80679" w:rsidRPr="00A16B87">
        <w:rPr>
          <w:szCs w:val="20"/>
          <w:lang w:val="en-GB"/>
        </w:rPr>
        <w:t>,</w:t>
      </w:r>
      <w:r w:rsidR="00261B5A" w:rsidRPr="00A16B87">
        <w:rPr>
          <w:szCs w:val="20"/>
          <w:lang w:val="en-GB"/>
        </w:rPr>
        <w:t xml:space="preserve"> combined with non-molecular data, and using parsimony analysis (including ‘successive weighting’). Generic boundaries using morphology have previously been defined using a combination of leaf type, venation, locule number and placentation (Cox </w:t>
      </w:r>
      <w:r w:rsidR="00261B5A" w:rsidRPr="00A16B87">
        <w:rPr>
          <w:i/>
          <w:szCs w:val="20"/>
          <w:lang w:val="en-GB"/>
        </w:rPr>
        <w:t>et al</w:t>
      </w:r>
      <w:r w:rsidR="00261B5A" w:rsidRPr="00A16B87">
        <w:rPr>
          <w:szCs w:val="20"/>
          <w:lang w:val="en-GB"/>
        </w:rPr>
        <w:t xml:space="preserve"> 1996). Although </w:t>
      </w:r>
      <w:r w:rsidR="00E80679" w:rsidRPr="00A16B87">
        <w:rPr>
          <w:szCs w:val="20"/>
          <w:lang w:val="en-GB"/>
        </w:rPr>
        <w:t xml:space="preserve">Cox </w:t>
      </w:r>
      <w:r w:rsidR="00E80679" w:rsidRPr="00A16B87">
        <w:rPr>
          <w:i/>
          <w:szCs w:val="20"/>
          <w:lang w:val="en-GB"/>
        </w:rPr>
        <w:t>et al.</w:t>
      </w:r>
      <w:r w:rsidR="00E80679" w:rsidRPr="00A16B87">
        <w:rPr>
          <w:szCs w:val="20"/>
          <w:lang w:val="en-GB"/>
        </w:rPr>
        <w:t xml:space="preserve"> (1996)</w:t>
      </w:r>
      <w:r w:rsidR="00261B5A" w:rsidRPr="00A16B87">
        <w:rPr>
          <w:szCs w:val="20"/>
          <w:lang w:val="en-GB"/>
        </w:rPr>
        <w:t xml:space="preserve"> provided an informative topology in Cypripedioideae, the marker used (ITS rDNA) was not phylogenetically informative above </w:t>
      </w:r>
      <w:r w:rsidR="00790FCB" w:rsidRPr="004C568B">
        <w:rPr>
          <w:szCs w:val="20"/>
          <w:lang w:val="en-GB"/>
        </w:rPr>
        <w:t xml:space="preserve">genus level, i.e. it was too </w:t>
      </w:r>
      <w:r w:rsidR="00261B5A" w:rsidRPr="004C568B">
        <w:rPr>
          <w:szCs w:val="20"/>
          <w:lang w:val="en-GB"/>
        </w:rPr>
        <w:t>slow.</w:t>
      </w:r>
      <w:r w:rsidR="00261B5A" w:rsidRPr="00A16B87">
        <w:rPr>
          <w:szCs w:val="20"/>
          <w:lang w:val="en-GB"/>
        </w:rPr>
        <w:t xml:space="preserve"> In addition, the use of ITS as a marker in phylogenetic studies may provide artefacts (see Álvarez &amp; Wendel 2003)</w:t>
      </w:r>
      <w:r w:rsidR="00F31AD2" w:rsidRPr="00A16B87">
        <w:rPr>
          <w:szCs w:val="20"/>
          <w:lang w:val="en-GB"/>
        </w:rPr>
        <w:t>,</w:t>
      </w:r>
      <w:r w:rsidR="00261B5A" w:rsidRPr="00A16B87">
        <w:rPr>
          <w:szCs w:val="20"/>
          <w:lang w:val="en-GB"/>
        </w:rPr>
        <w:t xml:space="preserve"> as it may be present in several ‘ribotypes’ in the nuclearorganiser region (NOR), thus the comparison of paralogous genes may occur</w:t>
      </w:r>
      <w:r w:rsidR="00F31AD2" w:rsidRPr="00A16B87">
        <w:rPr>
          <w:szCs w:val="20"/>
          <w:lang w:val="en-GB"/>
        </w:rPr>
        <w:t>. The occurrence of homoplasy, compensatory base changes, problems in alignment due to indel accumulation and sequencing errors are the consequences of this erroneous comparison (Álvarez &amp; Wendel 2003).</w:t>
      </w:r>
      <w:r w:rsidR="00261B5A" w:rsidRPr="00A16B87">
        <w:rPr>
          <w:szCs w:val="20"/>
          <w:lang w:val="en-GB"/>
        </w:rPr>
        <w:t xml:space="preserve"> </w:t>
      </w:r>
    </w:p>
    <w:p w14:paraId="514CE7A6" w14:textId="74AA0E23" w:rsidR="00640F69" w:rsidRDefault="00EA2ACA" w:rsidP="00EA2ACA">
      <w:pPr>
        <w:pStyle w:val="Geenafstand"/>
        <w:rPr>
          <w:b/>
          <w:sz w:val="18"/>
          <w:szCs w:val="18"/>
          <w:lang w:val="en-GB"/>
        </w:rPr>
      </w:pPr>
      <w:r>
        <w:rPr>
          <w:szCs w:val="20"/>
          <w:lang w:val="en-GB"/>
        </w:rPr>
        <w:t xml:space="preserve">                         </w:t>
      </w:r>
      <w:r>
        <w:rPr>
          <w:b/>
          <w:sz w:val="18"/>
          <w:szCs w:val="18"/>
          <w:lang w:val="en-GB"/>
        </w:rPr>
        <w:t xml:space="preserve">    </w:t>
      </w:r>
    </w:p>
    <w:p w14:paraId="01C67606" w14:textId="3DE38283" w:rsidR="00640F69" w:rsidRDefault="003D6967" w:rsidP="00640F69">
      <w:pPr>
        <w:pStyle w:val="Geenafstand"/>
        <w:rPr>
          <w:sz w:val="16"/>
          <w:szCs w:val="16"/>
          <w:lang w:val="en-GB"/>
        </w:rPr>
      </w:pPr>
      <w:r>
        <w:rPr>
          <w:szCs w:val="20"/>
          <w:lang w:val="en-GB"/>
        </w:rPr>
        <w:t xml:space="preserve">                   </w:t>
      </w:r>
      <w:r w:rsidR="00640F69">
        <w:rPr>
          <w:b/>
          <w:sz w:val="18"/>
          <w:szCs w:val="18"/>
          <w:lang w:val="en-GB"/>
        </w:rPr>
        <w:t>Figure 4</w:t>
      </w:r>
      <w:r w:rsidR="00640F69" w:rsidRPr="000C576B">
        <w:rPr>
          <w:sz w:val="18"/>
          <w:szCs w:val="18"/>
          <w:lang w:val="en-GB"/>
        </w:rPr>
        <w:t xml:space="preserve">: </w:t>
      </w:r>
      <w:r w:rsidR="00640F69">
        <w:rPr>
          <w:sz w:val="16"/>
          <w:szCs w:val="16"/>
          <w:lang w:val="en-GB"/>
        </w:rPr>
        <w:t xml:space="preserve">Slipper orchids (Cypripedioideae) distribution among the continents (Guo </w:t>
      </w:r>
      <w:r w:rsidR="00640F69" w:rsidRPr="00A16B87">
        <w:rPr>
          <w:i/>
          <w:sz w:val="16"/>
          <w:szCs w:val="16"/>
          <w:lang w:val="en-GB"/>
        </w:rPr>
        <w:t>et al</w:t>
      </w:r>
      <w:r w:rsidR="00640F69">
        <w:rPr>
          <w:sz w:val="16"/>
          <w:szCs w:val="16"/>
          <w:lang w:val="en-GB"/>
        </w:rPr>
        <w:t>. 2012)</w:t>
      </w:r>
    </w:p>
    <w:p w14:paraId="174FEAC2" w14:textId="77777777" w:rsidR="00985393" w:rsidRDefault="00985393" w:rsidP="00640F69">
      <w:pPr>
        <w:pStyle w:val="Geenafstand"/>
        <w:rPr>
          <w:szCs w:val="20"/>
          <w:lang w:val="en-GB"/>
        </w:rPr>
      </w:pPr>
    </w:p>
    <w:p w14:paraId="2620FA8A" w14:textId="77777777" w:rsidR="003D6967" w:rsidRPr="00EA2ACA" w:rsidRDefault="003D6967" w:rsidP="003D6967">
      <w:pPr>
        <w:pStyle w:val="Geenafstand"/>
        <w:ind w:firstLine="720"/>
        <w:rPr>
          <w:szCs w:val="20"/>
          <w:lang w:val="en-GB"/>
        </w:rPr>
      </w:pPr>
      <w:r>
        <w:rPr>
          <w:szCs w:val="20"/>
          <w:lang w:val="en-GB"/>
        </w:rPr>
        <w:t>P</w:t>
      </w:r>
      <w:r w:rsidRPr="00A16B87">
        <w:rPr>
          <w:szCs w:val="20"/>
          <w:lang w:val="en-GB"/>
        </w:rPr>
        <w:t xml:space="preserve">hylogenetic studies within Cypripedioideae have been done using nuclear and plastid genes, and the topology of the subfamily have become relatively well understood (Guo </w:t>
      </w:r>
      <w:r w:rsidRPr="00A16B87">
        <w:rPr>
          <w:i/>
          <w:szCs w:val="20"/>
          <w:lang w:val="en-GB"/>
        </w:rPr>
        <w:t>et al.</w:t>
      </w:r>
      <w:r w:rsidRPr="00A16B87">
        <w:rPr>
          <w:szCs w:val="20"/>
          <w:lang w:val="en-GB"/>
        </w:rPr>
        <w:t xml:space="preserve"> 2012). Contradiction is found in some aspects of the topology. For example, using morphological characters (Pfizter 1903) and genetic data (e.g. </w:t>
      </w:r>
    </w:p>
    <w:p w14:paraId="1C9D0B59" w14:textId="5C129FFF" w:rsidR="00AE24A7" w:rsidRPr="00A16B87" w:rsidRDefault="003D6967" w:rsidP="00AE24A7">
      <w:pPr>
        <w:pStyle w:val="Geenafstand"/>
        <w:rPr>
          <w:szCs w:val="20"/>
          <w:lang w:val="en-GB"/>
        </w:rPr>
      </w:pPr>
      <w:r w:rsidRPr="00A16B87">
        <w:rPr>
          <w:szCs w:val="20"/>
          <w:lang w:val="en-GB"/>
        </w:rPr>
        <w:t xml:space="preserve">plastid gene </w:t>
      </w:r>
      <w:r w:rsidRPr="002572FC">
        <w:rPr>
          <w:i/>
          <w:szCs w:val="20"/>
          <w:lang w:val="en-GB"/>
        </w:rPr>
        <w:t>rbc</w:t>
      </w:r>
      <w:r w:rsidRPr="00A16B87">
        <w:rPr>
          <w:szCs w:val="20"/>
          <w:lang w:val="en-GB"/>
        </w:rPr>
        <w:t xml:space="preserve">L, Albeit 1994; nuclear nrDNA ITS, Cox </w:t>
      </w:r>
      <w:r w:rsidRPr="00A16B87">
        <w:rPr>
          <w:i/>
          <w:szCs w:val="20"/>
          <w:lang w:val="en-GB"/>
        </w:rPr>
        <w:t xml:space="preserve">et al. </w:t>
      </w:r>
      <w:r w:rsidRPr="00A16B87">
        <w:rPr>
          <w:szCs w:val="20"/>
          <w:lang w:val="en-GB"/>
        </w:rPr>
        <w:t xml:space="preserve">1997) have placed the genus </w:t>
      </w:r>
      <w:r w:rsidRPr="00A16B87">
        <w:rPr>
          <w:i/>
          <w:szCs w:val="20"/>
          <w:lang w:val="en-GB"/>
        </w:rPr>
        <w:t>Seleni</w:t>
      </w:r>
      <w:r>
        <w:rPr>
          <w:i/>
          <w:szCs w:val="20"/>
          <w:lang w:val="en-GB"/>
        </w:rPr>
        <w:t>pedi</w:t>
      </w:r>
      <w:r w:rsidRPr="00A16B87">
        <w:rPr>
          <w:i/>
          <w:szCs w:val="20"/>
          <w:lang w:val="en-GB"/>
        </w:rPr>
        <w:t>um</w:t>
      </w:r>
      <w:r w:rsidRPr="00A16B87">
        <w:rPr>
          <w:szCs w:val="20"/>
          <w:lang w:val="en-GB"/>
        </w:rPr>
        <w:t xml:space="preserve"> as sister </w:t>
      </w:r>
      <w:r w:rsidR="00EA2ACA" w:rsidRPr="00A16B87">
        <w:rPr>
          <w:szCs w:val="20"/>
          <w:lang w:val="en-GB"/>
        </w:rPr>
        <w:t xml:space="preserve">clade of other slipper orchids. In the other hand, studies that used low copy nuclear genes </w:t>
      </w:r>
      <w:r w:rsidR="00EA2ACA" w:rsidRPr="007D49F0">
        <w:rPr>
          <w:i/>
          <w:szCs w:val="20"/>
          <w:lang w:val="en-GB"/>
        </w:rPr>
        <w:t xml:space="preserve">xdh </w:t>
      </w:r>
      <w:r w:rsidR="00EA2ACA" w:rsidRPr="00A16B87">
        <w:rPr>
          <w:szCs w:val="20"/>
          <w:lang w:val="en-GB"/>
        </w:rPr>
        <w:t xml:space="preserve">(Cameron 2006), plastid genes </w:t>
      </w:r>
      <w:r w:rsidR="00640F69" w:rsidRPr="007D49F0">
        <w:rPr>
          <w:i/>
          <w:szCs w:val="20"/>
          <w:lang w:val="en-GB"/>
        </w:rPr>
        <w:t>atp</w:t>
      </w:r>
      <w:r w:rsidR="00640F69" w:rsidRPr="00640F69">
        <w:rPr>
          <w:szCs w:val="20"/>
          <w:lang w:val="en-GB"/>
        </w:rPr>
        <w:t>B</w:t>
      </w:r>
      <w:r w:rsidR="00640F69">
        <w:rPr>
          <w:szCs w:val="20"/>
          <w:lang w:val="en-GB"/>
        </w:rPr>
        <w:t>,</w:t>
      </w:r>
      <w:r w:rsidR="00640F69" w:rsidRPr="00A16B87">
        <w:rPr>
          <w:szCs w:val="20"/>
          <w:lang w:val="en-GB"/>
        </w:rPr>
        <w:t xml:space="preserve"> </w:t>
      </w:r>
      <w:r w:rsidR="00EA2ACA" w:rsidRPr="007D49F0">
        <w:rPr>
          <w:i/>
          <w:szCs w:val="20"/>
          <w:lang w:val="en-GB"/>
        </w:rPr>
        <w:t>mat</w:t>
      </w:r>
      <w:r w:rsidR="00EA2ACA" w:rsidRPr="00A16B87">
        <w:rPr>
          <w:szCs w:val="20"/>
          <w:lang w:val="en-GB"/>
        </w:rPr>
        <w:t xml:space="preserve">K and </w:t>
      </w:r>
      <w:r w:rsidR="00EA2ACA" w:rsidRPr="007D49F0">
        <w:rPr>
          <w:i/>
          <w:szCs w:val="20"/>
          <w:lang w:val="en-GB"/>
        </w:rPr>
        <w:t>rbc</w:t>
      </w:r>
      <w:r w:rsidR="00EA2ACA" w:rsidRPr="00A16B87">
        <w:rPr>
          <w:szCs w:val="20"/>
          <w:lang w:val="en-GB"/>
        </w:rPr>
        <w:t>L (Freudenstein</w:t>
      </w:r>
      <w:r w:rsidR="00EA2ACA" w:rsidRPr="00A16B87">
        <w:rPr>
          <w:i/>
          <w:szCs w:val="20"/>
          <w:lang w:val="en-GB"/>
        </w:rPr>
        <w:t xml:space="preserve"> et al. </w:t>
      </w:r>
      <w:r w:rsidR="00EA2ACA" w:rsidRPr="00A16B87">
        <w:rPr>
          <w:szCs w:val="20"/>
          <w:lang w:val="en-GB"/>
        </w:rPr>
        <w:t xml:space="preserve">2003), and a combined dataset using plastid </w:t>
      </w:r>
      <w:r w:rsidR="00AE24A7" w:rsidRPr="00A16B87">
        <w:rPr>
          <w:szCs w:val="20"/>
          <w:lang w:val="en-GB"/>
        </w:rPr>
        <w:t>sequences (</w:t>
      </w:r>
      <w:r w:rsidR="00AE24A7" w:rsidRPr="007D49F0">
        <w:rPr>
          <w:i/>
          <w:szCs w:val="20"/>
          <w:lang w:val="en-GB"/>
        </w:rPr>
        <w:t>mat</w:t>
      </w:r>
      <w:r w:rsidR="00AE24A7" w:rsidRPr="00A16B87">
        <w:rPr>
          <w:szCs w:val="20"/>
          <w:lang w:val="en-GB"/>
        </w:rPr>
        <w:t xml:space="preserve">K, </w:t>
      </w:r>
      <w:r w:rsidR="00AE24A7" w:rsidRPr="007D49F0">
        <w:rPr>
          <w:i/>
          <w:szCs w:val="20"/>
          <w:lang w:val="en-GB"/>
        </w:rPr>
        <w:t>rbc</w:t>
      </w:r>
      <w:r w:rsidR="00AE24A7" w:rsidRPr="00A16B87">
        <w:rPr>
          <w:szCs w:val="20"/>
          <w:lang w:val="en-GB"/>
        </w:rPr>
        <w:t xml:space="preserve">L, </w:t>
      </w:r>
      <w:r w:rsidR="00AE24A7" w:rsidRPr="007D49F0">
        <w:rPr>
          <w:i/>
          <w:szCs w:val="20"/>
          <w:lang w:val="en-GB"/>
        </w:rPr>
        <w:t>rpo</w:t>
      </w:r>
      <w:r w:rsidR="00AE24A7" w:rsidRPr="00A16B87">
        <w:rPr>
          <w:szCs w:val="20"/>
          <w:lang w:val="en-GB"/>
        </w:rPr>
        <w:t>c1,</w:t>
      </w:r>
      <w:r w:rsidR="00640F69">
        <w:rPr>
          <w:szCs w:val="20"/>
          <w:lang w:val="en-GB"/>
        </w:rPr>
        <w:t xml:space="preserve"> </w:t>
      </w:r>
      <w:r w:rsidR="00AE24A7" w:rsidRPr="007D49F0">
        <w:rPr>
          <w:i/>
          <w:szCs w:val="20"/>
          <w:lang w:val="en-GB"/>
        </w:rPr>
        <w:t>rpo</w:t>
      </w:r>
      <w:r w:rsidR="00AE24A7" w:rsidRPr="00A16B87">
        <w:rPr>
          <w:szCs w:val="20"/>
          <w:lang w:val="en-GB"/>
        </w:rPr>
        <w:t>c2,</w:t>
      </w:r>
      <w:r w:rsidR="00640F69">
        <w:rPr>
          <w:szCs w:val="20"/>
          <w:lang w:val="en-GB"/>
        </w:rPr>
        <w:t xml:space="preserve"> </w:t>
      </w:r>
      <w:r w:rsidR="00AE24A7" w:rsidRPr="007D49F0">
        <w:rPr>
          <w:i/>
          <w:szCs w:val="20"/>
          <w:lang w:val="en-GB"/>
        </w:rPr>
        <w:t>ycf</w:t>
      </w:r>
      <w:r w:rsidR="00AE24A7" w:rsidRPr="00A16B87">
        <w:rPr>
          <w:szCs w:val="20"/>
          <w:lang w:val="en-GB"/>
        </w:rPr>
        <w:t xml:space="preserve">1, </w:t>
      </w:r>
      <w:r w:rsidR="00AE24A7" w:rsidRPr="007D49F0">
        <w:rPr>
          <w:i/>
          <w:szCs w:val="20"/>
          <w:lang w:val="en-GB"/>
        </w:rPr>
        <w:t>ycf</w:t>
      </w:r>
      <w:r w:rsidR="00AE24A7" w:rsidRPr="00A16B87">
        <w:rPr>
          <w:szCs w:val="20"/>
          <w:lang w:val="en-GB"/>
        </w:rPr>
        <w:t>2) and low copy nuclear exons (ACO and L</w:t>
      </w:r>
      <w:r w:rsidR="00640F69">
        <w:rPr>
          <w:szCs w:val="20"/>
          <w:lang w:val="en-GB"/>
        </w:rPr>
        <w:t>eafy</w:t>
      </w:r>
      <w:r w:rsidR="00AE24A7" w:rsidRPr="00A16B87">
        <w:rPr>
          <w:szCs w:val="20"/>
          <w:lang w:val="en-GB"/>
        </w:rPr>
        <w:t xml:space="preserve">) (Guo </w:t>
      </w:r>
      <w:r w:rsidR="00AE24A7" w:rsidRPr="00A16B87">
        <w:rPr>
          <w:i/>
          <w:szCs w:val="20"/>
          <w:lang w:val="en-GB"/>
        </w:rPr>
        <w:t>et al</w:t>
      </w:r>
      <w:r w:rsidR="00AE24A7" w:rsidRPr="00A16B87">
        <w:rPr>
          <w:szCs w:val="20"/>
          <w:lang w:val="en-GB"/>
        </w:rPr>
        <w:t xml:space="preserve"> 2012).  phylogenetic and biogeographical study of slipper orchids was done by Guo </w:t>
      </w:r>
      <w:r w:rsidR="00AE24A7" w:rsidRPr="00A16B87">
        <w:rPr>
          <w:i/>
          <w:szCs w:val="20"/>
          <w:lang w:val="en-GB"/>
        </w:rPr>
        <w:t>et al.</w:t>
      </w:r>
      <w:r w:rsidR="00AE24A7" w:rsidRPr="00A16B87">
        <w:rPr>
          <w:szCs w:val="20"/>
          <w:lang w:val="en-GB"/>
        </w:rPr>
        <w:t xml:space="preserve"> (2012). The figure 4 shows the distribution of the 5 genera among the continents.</w:t>
      </w:r>
    </w:p>
    <w:p w14:paraId="6AC1DAE6" w14:textId="43156BE0" w:rsidR="00ED7D13" w:rsidRDefault="00ED7D13" w:rsidP="00A16B87">
      <w:pPr>
        <w:pStyle w:val="Geenafstand"/>
        <w:ind w:firstLine="720"/>
        <w:rPr>
          <w:szCs w:val="20"/>
          <w:lang w:val="en-GB"/>
        </w:rPr>
      </w:pPr>
      <w:r>
        <w:rPr>
          <w:szCs w:val="20"/>
          <w:lang w:val="en-GB"/>
        </w:rPr>
        <w:t xml:space="preserve">Guo </w:t>
      </w:r>
      <w:r w:rsidRPr="00AE24A7">
        <w:rPr>
          <w:i/>
          <w:szCs w:val="20"/>
          <w:lang w:val="en-GB"/>
        </w:rPr>
        <w:t>et al</w:t>
      </w:r>
      <w:r w:rsidR="00AE24A7">
        <w:rPr>
          <w:i/>
          <w:szCs w:val="20"/>
          <w:lang w:val="en-GB"/>
        </w:rPr>
        <w:t>.</w:t>
      </w:r>
      <w:r w:rsidRPr="00AE24A7">
        <w:rPr>
          <w:i/>
          <w:szCs w:val="20"/>
          <w:lang w:val="en-GB"/>
        </w:rPr>
        <w:t xml:space="preserve"> </w:t>
      </w:r>
      <w:r>
        <w:rPr>
          <w:szCs w:val="20"/>
          <w:lang w:val="en-GB"/>
        </w:rPr>
        <w:t>(2012) used Bay</w:t>
      </w:r>
      <w:r w:rsidR="00640F69">
        <w:rPr>
          <w:szCs w:val="20"/>
          <w:lang w:val="en-GB"/>
        </w:rPr>
        <w:t>e</w:t>
      </w:r>
      <w:r>
        <w:rPr>
          <w:szCs w:val="20"/>
          <w:lang w:val="en-GB"/>
        </w:rPr>
        <w:t>sian Inference and Maximum Likelihood methods, analysed the phylogenetic and biogeographic relations among 31 species from Cypripedioideae, using concatenated plastid and nuclear genes</w:t>
      </w:r>
      <w:r w:rsidR="00132884">
        <w:rPr>
          <w:szCs w:val="20"/>
          <w:lang w:val="en-GB"/>
        </w:rPr>
        <w:t>. In figure 5, the tree obtained by the author is shown. Posterior probabilities (≥0.90) are represented by bold lines and bootstrap values ≥50% are shown above the branches.</w:t>
      </w:r>
    </w:p>
    <w:p w14:paraId="1B6C5DD8" w14:textId="77777777" w:rsidR="00ED7D13" w:rsidRDefault="00ED7D13" w:rsidP="00A16B87">
      <w:pPr>
        <w:pStyle w:val="Geenafstand"/>
        <w:ind w:firstLine="720"/>
        <w:rPr>
          <w:szCs w:val="20"/>
          <w:lang w:val="en-GB"/>
        </w:rPr>
      </w:pPr>
    </w:p>
    <w:p w14:paraId="2758E1B1" w14:textId="25BFC0A1" w:rsidR="00ED7D13" w:rsidRDefault="00ED7D13" w:rsidP="00A16B87">
      <w:pPr>
        <w:pStyle w:val="Geenafstand"/>
        <w:ind w:firstLine="720"/>
        <w:rPr>
          <w:szCs w:val="20"/>
          <w:lang w:val="en-GB"/>
        </w:rPr>
      </w:pPr>
      <w:r>
        <w:rPr>
          <w:noProof/>
          <w:lang w:eastAsia="nl-NL"/>
        </w:rPr>
        <w:lastRenderedPageBreak/>
        <w:drawing>
          <wp:inline distT="0" distB="0" distL="0" distR="0" wp14:anchorId="484DA6FF" wp14:editId="33A9B6BB">
            <wp:extent cx="4189863" cy="4610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r="28208" b="2758"/>
                    <a:stretch/>
                  </pic:blipFill>
                  <pic:spPr bwMode="auto">
                    <a:xfrm>
                      <a:off x="0" y="0"/>
                      <a:ext cx="4206061" cy="4628074"/>
                    </a:xfrm>
                    <a:prstGeom prst="rect">
                      <a:avLst/>
                    </a:prstGeom>
                    <a:ln>
                      <a:noFill/>
                    </a:ln>
                    <a:extLst>
                      <a:ext uri="{53640926-AAD7-44d8-BBD7-CCE9431645EC}">
                        <a14:shadowObscured xmlns:a14="http://schemas.microsoft.com/office/drawing/2010/main"/>
                      </a:ext>
                    </a:extLst>
                  </pic:spPr>
                </pic:pic>
              </a:graphicData>
            </a:graphic>
          </wp:inline>
        </w:drawing>
      </w:r>
    </w:p>
    <w:p w14:paraId="58986566" w14:textId="77777777" w:rsidR="00ED7D13" w:rsidRDefault="00ED7D13" w:rsidP="00A16B87">
      <w:pPr>
        <w:pStyle w:val="Geenafstand"/>
        <w:ind w:firstLine="720"/>
        <w:rPr>
          <w:szCs w:val="20"/>
          <w:lang w:val="en-GB"/>
        </w:rPr>
      </w:pPr>
    </w:p>
    <w:p w14:paraId="6485604B" w14:textId="209EF1FD" w:rsidR="00132884" w:rsidRDefault="00132884" w:rsidP="00132884">
      <w:pPr>
        <w:pStyle w:val="Geenafstand"/>
        <w:ind w:firstLine="720"/>
        <w:rPr>
          <w:szCs w:val="20"/>
          <w:lang w:val="en-GB"/>
        </w:rPr>
      </w:pPr>
      <w:r>
        <w:rPr>
          <w:b/>
          <w:sz w:val="18"/>
          <w:szCs w:val="18"/>
          <w:lang w:val="en-GB"/>
        </w:rPr>
        <w:t>Figure 5</w:t>
      </w:r>
      <w:r w:rsidRPr="000C576B">
        <w:rPr>
          <w:sz w:val="18"/>
          <w:szCs w:val="18"/>
          <w:lang w:val="en-GB"/>
        </w:rPr>
        <w:t xml:space="preserve">: </w:t>
      </w:r>
      <w:r>
        <w:rPr>
          <w:sz w:val="16"/>
          <w:szCs w:val="16"/>
          <w:lang w:val="en-GB"/>
        </w:rPr>
        <w:t xml:space="preserve">Phylogeny of slipper orchids, BI and ML using concatenated plastid and nuclear genomes (Guo </w:t>
      </w:r>
      <w:r w:rsidRPr="00A16B87">
        <w:rPr>
          <w:i/>
          <w:sz w:val="16"/>
          <w:szCs w:val="16"/>
          <w:lang w:val="en-GB"/>
        </w:rPr>
        <w:t>et al</w:t>
      </w:r>
      <w:r>
        <w:rPr>
          <w:sz w:val="16"/>
          <w:szCs w:val="16"/>
          <w:lang w:val="en-GB"/>
        </w:rPr>
        <w:t>. 2012)</w:t>
      </w:r>
    </w:p>
    <w:p w14:paraId="0DC34358" w14:textId="77777777" w:rsidR="00ED7D13" w:rsidRDefault="00ED7D13" w:rsidP="00A16B87">
      <w:pPr>
        <w:pStyle w:val="Geenafstand"/>
        <w:ind w:firstLine="720"/>
        <w:rPr>
          <w:szCs w:val="20"/>
          <w:lang w:val="en-GB"/>
        </w:rPr>
      </w:pPr>
    </w:p>
    <w:p w14:paraId="161A4364" w14:textId="057506EB" w:rsidR="00261B5A" w:rsidRDefault="00132884" w:rsidP="00A16B87">
      <w:pPr>
        <w:pStyle w:val="Geenafstand"/>
        <w:ind w:firstLine="720"/>
        <w:rPr>
          <w:rFonts w:eastAsia="Times New Roman"/>
          <w:szCs w:val="20"/>
          <w:lang w:val="en-GB" w:eastAsia="en-GB"/>
        </w:rPr>
      </w:pPr>
      <w:r>
        <w:rPr>
          <w:szCs w:val="20"/>
          <w:lang w:val="en-GB"/>
        </w:rPr>
        <w:t xml:space="preserve">The genus </w:t>
      </w:r>
      <w:r w:rsidRPr="00132884">
        <w:rPr>
          <w:i/>
          <w:szCs w:val="20"/>
          <w:lang w:val="en-GB"/>
        </w:rPr>
        <w:t>Paphiopedilum</w:t>
      </w:r>
      <w:r>
        <w:rPr>
          <w:szCs w:val="20"/>
          <w:lang w:val="en-GB"/>
        </w:rPr>
        <w:t xml:space="preserve"> is the most ‘derived’ group in Cypripedioideae. </w:t>
      </w:r>
      <w:r w:rsidR="00261B5A" w:rsidRPr="00E12D4A">
        <w:rPr>
          <w:szCs w:val="20"/>
          <w:lang w:val="en-GB"/>
        </w:rPr>
        <w:t xml:space="preserve">The last monograph </w:t>
      </w:r>
      <w:r w:rsidR="00261B5A" w:rsidRPr="00E12D4A">
        <w:rPr>
          <w:rFonts w:eastAsia="Times New Roman"/>
          <w:szCs w:val="20"/>
          <w:lang w:val="en-GB" w:eastAsia="en-GB"/>
        </w:rPr>
        <w:t xml:space="preserve">was done by Cribb (1998). The genus is fascinating not only because of </w:t>
      </w:r>
      <w:r w:rsidR="00640F69">
        <w:rPr>
          <w:rFonts w:eastAsia="Times New Roman"/>
          <w:szCs w:val="20"/>
          <w:lang w:val="en-GB" w:eastAsia="en-GB"/>
        </w:rPr>
        <w:t>its</w:t>
      </w:r>
      <w:r w:rsidR="00261B5A" w:rsidRPr="00E12D4A">
        <w:rPr>
          <w:rFonts w:eastAsia="Times New Roman"/>
          <w:szCs w:val="20"/>
          <w:lang w:val="en-GB" w:eastAsia="en-GB"/>
        </w:rPr>
        <w:t xml:space="preserve"> ornamental value, but also for the curious</w:t>
      </w:r>
      <w:r w:rsidR="00A16B87">
        <w:rPr>
          <w:rFonts w:eastAsia="Times New Roman"/>
          <w:szCs w:val="20"/>
          <w:lang w:val="en-GB" w:eastAsia="en-GB"/>
        </w:rPr>
        <w:t xml:space="preserve"> characteristic of achlorophyllous</w:t>
      </w:r>
      <w:r w:rsidR="00261B5A" w:rsidRPr="00E12D4A">
        <w:rPr>
          <w:rFonts w:eastAsia="Times New Roman"/>
          <w:szCs w:val="20"/>
          <w:lang w:val="en-GB" w:eastAsia="en-GB"/>
        </w:rPr>
        <w:t xml:space="preserve"> guard cells, an abnormal situation compar</w:t>
      </w:r>
      <w:r w:rsidR="00640F69">
        <w:rPr>
          <w:rFonts w:eastAsia="Times New Roman"/>
          <w:szCs w:val="20"/>
          <w:lang w:val="en-GB" w:eastAsia="en-GB"/>
        </w:rPr>
        <w:t>ed</w:t>
      </w:r>
      <w:r w:rsidR="00261B5A" w:rsidRPr="00E12D4A">
        <w:rPr>
          <w:rFonts w:eastAsia="Times New Roman"/>
          <w:szCs w:val="20"/>
          <w:lang w:val="en-GB" w:eastAsia="en-GB"/>
        </w:rPr>
        <w:t xml:space="preserve"> to the stomata of other plants (Willian </w:t>
      </w:r>
      <w:r w:rsidR="00261B5A" w:rsidRPr="00E12D4A">
        <w:rPr>
          <w:rFonts w:eastAsia="Times New Roman"/>
          <w:i/>
          <w:szCs w:val="20"/>
          <w:lang w:val="en-GB" w:eastAsia="en-GB"/>
        </w:rPr>
        <w:t>et al.</w:t>
      </w:r>
      <w:r w:rsidR="00261B5A" w:rsidRPr="00E12D4A">
        <w:rPr>
          <w:rFonts w:eastAsia="Times New Roman"/>
          <w:szCs w:val="20"/>
          <w:lang w:val="en-GB" w:eastAsia="en-GB"/>
        </w:rPr>
        <w:t xml:space="preserve"> 1983). </w:t>
      </w:r>
      <w:r w:rsidR="00261B5A" w:rsidRPr="00E12D4A">
        <w:rPr>
          <w:rFonts w:eastAsia="Times New Roman"/>
          <w:i/>
          <w:szCs w:val="20"/>
          <w:lang w:val="en-GB" w:eastAsia="en-GB"/>
        </w:rPr>
        <w:t>Paphiopedilum barbatum,</w:t>
      </w:r>
      <w:r w:rsidR="00261B5A" w:rsidRPr="00E12D4A">
        <w:rPr>
          <w:rFonts w:eastAsia="Times New Roman"/>
          <w:szCs w:val="20"/>
          <w:lang w:val="en-GB" w:eastAsia="en-GB"/>
        </w:rPr>
        <w:t xml:space="preserve"> as many other species of the genus, is in the Orchid </w:t>
      </w:r>
      <w:r w:rsidR="00A16B87">
        <w:rPr>
          <w:rFonts w:eastAsia="Times New Roman"/>
          <w:szCs w:val="20"/>
          <w:lang w:val="en-GB" w:eastAsia="en-GB"/>
        </w:rPr>
        <w:t xml:space="preserve">Checklist of endangered species, in this case, sequencing herbarium specimen becomes even more </w:t>
      </w:r>
      <w:r w:rsidR="00D044CD">
        <w:rPr>
          <w:rFonts w:eastAsia="Times New Roman"/>
          <w:szCs w:val="20"/>
          <w:lang w:val="en-GB" w:eastAsia="en-GB"/>
        </w:rPr>
        <w:t xml:space="preserve">valuable. </w:t>
      </w:r>
    </w:p>
    <w:p w14:paraId="1D4DE273" w14:textId="2D4BB635" w:rsidR="00047A95" w:rsidRDefault="00995FF4">
      <w:pPr>
        <w:pStyle w:val="Geenafstand"/>
        <w:ind w:firstLine="720"/>
        <w:rPr>
          <w:color w:val="C45911" w:themeColor="accent2" w:themeShade="BF"/>
          <w:szCs w:val="20"/>
          <w:lang w:val="en-GB" w:eastAsia="en-GB"/>
        </w:rPr>
        <w:pPrChange w:id="245" w:author="Julia Faillace Thiesen" w:date="2014-04-10T10:27:00Z">
          <w:pPr>
            <w:pStyle w:val="Kop2"/>
            <w:numPr>
              <w:ilvl w:val="1"/>
              <w:numId w:val="9"/>
            </w:numPr>
            <w:spacing w:before="0"/>
            <w:ind w:left="720" w:hanging="360"/>
          </w:pPr>
        </w:pPrChange>
      </w:pPr>
      <w:r>
        <w:rPr>
          <w:rFonts w:eastAsia="Times New Roman"/>
          <w:szCs w:val="20"/>
          <w:lang w:val="en-GB" w:eastAsia="en-GB"/>
        </w:rPr>
        <w:t>As r</w:t>
      </w:r>
      <w:r w:rsidR="00D044CD">
        <w:rPr>
          <w:rFonts w:eastAsia="Times New Roman"/>
          <w:szCs w:val="20"/>
          <w:lang w:val="en-GB" w:eastAsia="en-GB"/>
        </w:rPr>
        <w:t xml:space="preserve">elationships among </w:t>
      </w:r>
      <w:r w:rsidR="00640F69">
        <w:rPr>
          <w:rFonts w:eastAsia="Times New Roman"/>
          <w:szCs w:val="20"/>
          <w:lang w:val="en-GB" w:eastAsia="en-GB"/>
        </w:rPr>
        <w:t>s</w:t>
      </w:r>
      <w:r w:rsidR="00D044CD">
        <w:rPr>
          <w:rFonts w:eastAsia="Times New Roman"/>
          <w:szCs w:val="20"/>
          <w:lang w:val="en-GB" w:eastAsia="en-GB"/>
        </w:rPr>
        <w:t>lipper orchids are relatively well solved,</w:t>
      </w:r>
      <w:r>
        <w:rPr>
          <w:rFonts w:eastAsia="Times New Roman"/>
          <w:szCs w:val="20"/>
          <w:lang w:val="en-GB" w:eastAsia="en-GB"/>
        </w:rPr>
        <w:t xml:space="preserve"> the exploration of alternative cpDNA markers that provided good resolution for other subfamilies will be applied to a </w:t>
      </w:r>
      <w:r w:rsidR="00640F69">
        <w:rPr>
          <w:rFonts w:eastAsia="Times New Roman"/>
          <w:szCs w:val="20"/>
          <w:lang w:val="en-GB" w:eastAsia="en-GB"/>
        </w:rPr>
        <w:t xml:space="preserve">combined </w:t>
      </w:r>
      <w:r>
        <w:rPr>
          <w:rFonts w:eastAsia="Times New Roman"/>
          <w:szCs w:val="20"/>
          <w:lang w:val="en-GB" w:eastAsia="en-GB"/>
        </w:rPr>
        <w:t xml:space="preserve">Cypripedioideae </w:t>
      </w:r>
      <w:r w:rsidR="00640F69">
        <w:rPr>
          <w:rFonts w:eastAsia="Times New Roman"/>
          <w:szCs w:val="20"/>
          <w:lang w:val="en-GB" w:eastAsia="en-GB"/>
        </w:rPr>
        <w:t xml:space="preserve">and Epidendroideae </w:t>
      </w:r>
      <w:r>
        <w:rPr>
          <w:rFonts w:eastAsia="Times New Roman"/>
          <w:szCs w:val="20"/>
          <w:lang w:val="en-GB" w:eastAsia="en-GB"/>
        </w:rPr>
        <w:t>phylogen</w:t>
      </w:r>
      <w:r w:rsidR="00640F69">
        <w:rPr>
          <w:rFonts w:eastAsia="Times New Roman"/>
          <w:szCs w:val="20"/>
          <w:lang w:val="en-GB" w:eastAsia="en-GB"/>
        </w:rPr>
        <w:t>etic</w:t>
      </w:r>
      <w:r>
        <w:rPr>
          <w:rFonts w:eastAsia="Times New Roman"/>
          <w:szCs w:val="20"/>
          <w:lang w:val="en-GB" w:eastAsia="en-GB"/>
        </w:rPr>
        <w:t xml:space="preserve"> inference. The efficiency of those markers will be tested, and if they provide a good resolution, they could be applied </w:t>
      </w:r>
      <w:r w:rsidR="00640F69">
        <w:rPr>
          <w:rFonts w:eastAsia="Times New Roman"/>
          <w:szCs w:val="20"/>
          <w:lang w:val="en-GB" w:eastAsia="en-GB"/>
        </w:rPr>
        <w:t>to</w:t>
      </w:r>
      <w:r>
        <w:rPr>
          <w:rFonts w:eastAsia="Times New Roman"/>
          <w:szCs w:val="20"/>
          <w:lang w:val="en-GB" w:eastAsia="en-GB"/>
        </w:rPr>
        <w:t xml:space="preserve"> other orchid subfamilies</w:t>
      </w:r>
      <w:r w:rsidR="00640F69">
        <w:rPr>
          <w:rFonts w:eastAsia="Times New Roman"/>
          <w:szCs w:val="20"/>
          <w:lang w:val="en-GB" w:eastAsia="en-GB"/>
        </w:rPr>
        <w:t xml:space="preserve"> as well</w:t>
      </w:r>
      <w:r>
        <w:rPr>
          <w:rFonts w:eastAsia="Times New Roman"/>
          <w:szCs w:val="20"/>
          <w:lang w:val="en-GB" w:eastAsia="en-GB"/>
        </w:rPr>
        <w:t>, and might even become universal markers for Orchidaceae. In addition, the comparison of complete orchid plastomes among the subfamilies might give insights about the diversification of Cypripedioideae</w:t>
      </w:r>
      <w:r w:rsidR="00640F69">
        <w:rPr>
          <w:rFonts w:eastAsia="Times New Roman"/>
          <w:szCs w:val="20"/>
          <w:lang w:val="en-GB" w:eastAsia="en-GB"/>
        </w:rPr>
        <w:t xml:space="preserve"> and Epidendroideae</w:t>
      </w:r>
      <w:r>
        <w:rPr>
          <w:rFonts w:eastAsia="Times New Roman"/>
          <w:szCs w:val="20"/>
          <w:lang w:val="en-GB" w:eastAsia="en-GB"/>
        </w:rPr>
        <w:t>.</w:t>
      </w:r>
    </w:p>
    <w:p w14:paraId="08A71AD0" w14:textId="77777777" w:rsidR="00047A95" w:rsidRDefault="00047A95">
      <w:pPr>
        <w:pStyle w:val="Geenafstand"/>
        <w:ind w:firstLine="720"/>
        <w:rPr>
          <w:color w:val="C45911" w:themeColor="accent2" w:themeShade="BF"/>
          <w:szCs w:val="20"/>
          <w:lang w:val="en-GB" w:eastAsia="en-GB"/>
        </w:rPr>
        <w:pPrChange w:id="246" w:author="Julia Faillace Thiesen" w:date="2014-04-10T10:27:00Z">
          <w:pPr>
            <w:pStyle w:val="Kop2"/>
            <w:numPr>
              <w:ilvl w:val="1"/>
              <w:numId w:val="9"/>
            </w:numPr>
            <w:spacing w:before="0"/>
            <w:ind w:left="720" w:hanging="360"/>
          </w:pPr>
        </w:pPrChange>
      </w:pPr>
    </w:p>
    <w:p w14:paraId="54DA6F74" w14:textId="7E430BAD" w:rsidR="00047A95" w:rsidRDefault="00047A95" w:rsidP="00394E5A">
      <w:pPr>
        <w:pStyle w:val="Kop3"/>
        <w:numPr>
          <w:ilvl w:val="1"/>
          <w:numId w:val="9"/>
        </w:numP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Fungi presence in </w:t>
      </w:r>
      <w:r w:rsidRPr="00394E5A">
        <w:rPr>
          <w:rFonts w:ascii="Times New Roman" w:hAnsi="Times New Roman" w:cs="Times New Roman"/>
          <w:b/>
          <w:i/>
          <w:color w:val="000000" w:themeColor="text1"/>
          <w:sz w:val="20"/>
          <w:szCs w:val="20"/>
        </w:rPr>
        <w:t>P. barbatum</w:t>
      </w:r>
      <w:r>
        <w:rPr>
          <w:rFonts w:ascii="Times New Roman" w:hAnsi="Times New Roman" w:cs="Times New Roman"/>
          <w:b/>
          <w:color w:val="000000" w:themeColor="text1"/>
          <w:sz w:val="20"/>
          <w:szCs w:val="20"/>
        </w:rPr>
        <w:t xml:space="preserve"> </w:t>
      </w:r>
      <w:r w:rsidR="00041EDB">
        <w:rPr>
          <w:rFonts w:ascii="Times New Roman" w:hAnsi="Times New Roman" w:cs="Times New Roman"/>
          <w:b/>
          <w:color w:val="000000" w:themeColor="text1"/>
          <w:sz w:val="20"/>
          <w:szCs w:val="20"/>
        </w:rPr>
        <w:t>specimens</w:t>
      </w:r>
    </w:p>
    <w:p w14:paraId="3EB69D88" w14:textId="77777777" w:rsidR="00047A95" w:rsidRPr="00394E5A" w:rsidRDefault="00047A95" w:rsidP="00394E5A"/>
    <w:p w14:paraId="28AA0211" w14:textId="77777777" w:rsidR="00EA1BE1" w:rsidRDefault="00047A95">
      <w:pPr>
        <w:spacing w:line="259" w:lineRule="auto"/>
        <w:ind w:firstLine="357"/>
        <w:rPr>
          <w:color w:val="000000" w:themeColor="text1"/>
        </w:rPr>
        <w:pPrChange w:id="247" w:author="Julia Faillace Thiesen" w:date="2014-04-10T14:07:00Z">
          <w:pPr>
            <w:spacing w:after="160" w:line="259" w:lineRule="auto"/>
          </w:pPr>
        </w:pPrChange>
      </w:pPr>
      <w:r w:rsidRPr="00394E5A">
        <w:rPr>
          <w:rFonts w:eastAsia="Times New Roman"/>
          <w:color w:val="000000" w:themeColor="text1"/>
          <w:szCs w:val="20"/>
          <w:lang w:val="en-GB" w:eastAsia="en-GB"/>
        </w:rPr>
        <w:t>Recent findings</w:t>
      </w:r>
      <w:r w:rsidR="009D0EE0" w:rsidRPr="00394E5A">
        <w:rPr>
          <w:rFonts w:eastAsia="Times New Roman"/>
          <w:color w:val="000000" w:themeColor="text1"/>
          <w:szCs w:val="20"/>
          <w:lang w:val="en-GB" w:eastAsia="en-GB"/>
        </w:rPr>
        <w:t xml:space="preserve"> using IOGA software</w:t>
      </w:r>
      <w:r w:rsidRPr="00394E5A">
        <w:rPr>
          <w:rFonts w:eastAsia="Times New Roman"/>
          <w:color w:val="000000" w:themeColor="text1"/>
          <w:szCs w:val="20"/>
          <w:lang w:val="en-GB" w:eastAsia="en-GB"/>
        </w:rPr>
        <w:t xml:space="preserve"> (dr. Bakker persn. comm.) </w:t>
      </w:r>
      <w:r w:rsidR="009D0EE0" w:rsidRPr="00394E5A">
        <w:rPr>
          <w:rFonts w:eastAsia="Times New Roman"/>
          <w:color w:val="000000" w:themeColor="text1"/>
          <w:szCs w:val="20"/>
          <w:lang w:val="en-GB" w:eastAsia="en-GB"/>
        </w:rPr>
        <w:t>have detected fungi reads from sequenced herbarium specimens (</w:t>
      </w:r>
      <w:r w:rsidR="00F9754B">
        <w:rPr>
          <w:rFonts w:eastAsia="Times New Roman"/>
          <w:color w:val="000000" w:themeColor="text1"/>
          <w:szCs w:val="20"/>
          <w:lang w:val="en-GB" w:eastAsia="en-GB"/>
        </w:rPr>
        <w:t xml:space="preserve">from </w:t>
      </w:r>
      <w:r w:rsidR="009D0EE0" w:rsidRPr="00A91B87">
        <w:rPr>
          <w:rFonts w:eastAsia="Times New Roman"/>
          <w:color w:val="000000" w:themeColor="text1"/>
          <w:szCs w:val="20"/>
          <w:lang w:val="en-GB" w:eastAsia="en-GB"/>
          <w:rPrChange w:id="248" w:author="Julia Faillace Thiesen" w:date="2014-04-10T10:43:00Z">
            <w:rPr>
              <w:rFonts w:eastAsia="Times New Roman"/>
              <w:color w:val="C45911" w:themeColor="accent2" w:themeShade="BF"/>
              <w:szCs w:val="20"/>
              <w:lang w:val="en-GB" w:eastAsia="en-GB"/>
            </w:rPr>
          </w:rPrChange>
        </w:rPr>
        <w:t xml:space="preserve">SYNTHESYS project), using the nuclear ribosomal </w:t>
      </w:r>
      <w:r w:rsidR="009D0EE0" w:rsidRPr="00A91B87">
        <w:rPr>
          <w:color w:val="000000" w:themeColor="text1"/>
          <w:rPrChange w:id="249" w:author="Julia Faillace Thiesen" w:date="2014-04-10T10:43:00Z">
            <w:rPr/>
          </w:rPrChange>
        </w:rPr>
        <w:t>Internal Transcribed Spacer (ITS) sequence as bait. Whether my sample also have fungi reads</w:t>
      </w:r>
      <w:r w:rsidR="00A91B87" w:rsidRPr="00A91B87">
        <w:rPr>
          <w:color w:val="000000" w:themeColor="text1"/>
          <w:rPrChange w:id="250" w:author="Julia Faillace Thiesen" w:date="2014-04-10T10:43:00Z">
            <w:rPr/>
          </w:rPrChange>
        </w:rPr>
        <w:t xml:space="preserve"> is not known, therefore ITS sequences will be used as bait to infer their presence.</w:t>
      </w:r>
      <w:r w:rsidR="00A91B87">
        <w:rPr>
          <w:color w:val="000000" w:themeColor="text1"/>
        </w:rPr>
        <w:t xml:space="preserve"> </w:t>
      </w:r>
    </w:p>
    <w:p w14:paraId="618DBA8C" w14:textId="4DFC4E70" w:rsidR="00401BAB" w:rsidRPr="00EA1BE1" w:rsidRDefault="00AB2C8C">
      <w:pPr>
        <w:spacing w:line="259" w:lineRule="auto"/>
        <w:ind w:firstLine="357"/>
        <w:rPr>
          <w:color w:val="000000" w:themeColor="text1"/>
          <w:rPrChange w:id="251" w:author="Julia Faillace Thiesen" w:date="2014-04-10T14:03:00Z">
            <w:rPr>
              <w:rFonts w:eastAsia="Times New Roman"/>
              <w:color w:val="C45911" w:themeColor="accent2" w:themeShade="BF"/>
              <w:szCs w:val="20"/>
              <w:lang w:val="en-GB" w:eastAsia="en-GB"/>
            </w:rPr>
          </w:rPrChange>
        </w:rPr>
        <w:pPrChange w:id="252" w:author="Julia Faillace Thiesen" w:date="2014-04-10T14:07:00Z">
          <w:pPr>
            <w:spacing w:after="160" w:line="259" w:lineRule="auto"/>
          </w:pPr>
        </w:pPrChange>
      </w:pPr>
      <w:r w:rsidRPr="00AB2C8C">
        <w:rPr>
          <w:i/>
          <w:color w:val="000000" w:themeColor="text1"/>
          <w:rPrChange w:id="253" w:author="Julia Faillace Thiesen" w:date="2014-04-10T10:47:00Z">
            <w:rPr>
              <w:color w:val="000000" w:themeColor="text1"/>
            </w:rPr>
          </w:rPrChange>
        </w:rPr>
        <w:t>Tulasnella calospora</w:t>
      </w:r>
      <w:r w:rsidR="00D616D7">
        <w:rPr>
          <w:i/>
          <w:color w:val="000000" w:themeColor="text1"/>
        </w:rPr>
        <w:t xml:space="preserve"> </w:t>
      </w:r>
      <w:r w:rsidR="00D616D7" w:rsidRPr="00D616D7">
        <w:rPr>
          <w:color w:val="000000" w:themeColor="text1"/>
          <w:rPrChange w:id="254" w:author="Julia Faillace Thiesen" w:date="2014-04-10T11:08:00Z">
            <w:rPr>
              <w:i/>
              <w:color w:val="000000" w:themeColor="text1"/>
            </w:rPr>
          </w:rPrChange>
        </w:rPr>
        <w:t xml:space="preserve">(anamorph of </w:t>
      </w:r>
      <w:r w:rsidR="00D616D7" w:rsidRPr="00394E5A">
        <w:rPr>
          <w:i/>
          <w:color w:val="000000" w:themeColor="text1"/>
        </w:rPr>
        <w:t>Rhyzoctonia repens</w:t>
      </w:r>
      <w:r w:rsidR="00D616D7" w:rsidRPr="00D616D7">
        <w:rPr>
          <w:color w:val="000000" w:themeColor="text1"/>
          <w:rPrChange w:id="255" w:author="Julia Faillace Thiesen" w:date="2014-04-10T11:08:00Z">
            <w:rPr>
              <w:i/>
              <w:color w:val="000000" w:themeColor="text1"/>
            </w:rPr>
          </w:rPrChange>
        </w:rPr>
        <w:t>)</w:t>
      </w:r>
      <w:r w:rsidRPr="00D616D7">
        <w:rPr>
          <w:color w:val="000000" w:themeColor="text1"/>
          <w:rPrChange w:id="256" w:author="Julia Faillace Thiesen" w:date="2014-04-10T11:08:00Z">
            <w:rPr>
              <w:i/>
              <w:color w:val="000000" w:themeColor="text1"/>
            </w:rPr>
          </w:rPrChange>
        </w:rPr>
        <w:t>,</w:t>
      </w:r>
      <w:r>
        <w:rPr>
          <w:i/>
          <w:color w:val="000000" w:themeColor="text1"/>
        </w:rPr>
        <w:t xml:space="preserve"> </w:t>
      </w:r>
      <w:r w:rsidRPr="00AB2C8C">
        <w:rPr>
          <w:color w:val="000000" w:themeColor="text1"/>
          <w:rPrChange w:id="257" w:author="Julia Faillace Thiesen" w:date="2014-04-10T10:49:00Z">
            <w:rPr>
              <w:i/>
              <w:color w:val="000000" w:themeColor="text1"/>
            </w:rPr>
          </w:rPrChange>
        </w:rPr>
        <w:t>a ubiquitous mycohrriza,</w:t>
      </w:r>
      <w:r w:rsidR="00EA1BE1">
        <w:rPr>
          <w:color w:val="000000" w:themeColor="text1"/>
        </w:rPr>
        <w:t xml:space="preserve"> was reported to be associated with roots of </w:t>
      </w:r>
      <w:r w:rsidR="00EA1BE1" w:rsidRPr="00EA1BE1">
        <w:rPr>
          <w:i/>
          <w:color w:val="000000" w:themeColor="text1"/>
          <w:rPrChange w:id="258" w:author="Julia Faillace Thiesen" w:date="2014-04-10T14:01:00Z">
            <w:rPr>
              <w:color w:val="000000" w:themeColor="text1"/>
            </w:rPr>
          </w:rPrChange>
        </w:rPr>
        <w:t>P. barbatum</w:t>
      </w:r>
      <w:r w:rsidR="00EA1BE1">
        <w:rPr>
          <w:color w:val="000000" w:themeColor="text1"/>
        </w:rPr>
        <w:t xml:space="preserve"> (specimens</w:t>
      </w:r>
      <w:r>
        <w:rPr>
          <w:color w:val="000000" w:themeColor="text1"/>
        </w:rPr>
        <w:t xml:space="preserve"> of 5 different regions in Malaysia</w:t>
      </w:r>
      <w:r w:rsidR="00EA1BE1">
        <w:rPr>
          <w:color w:val="000000" w:themeColor="text1"/>
        </w:rPr>
        <w:t>)</w:t>
      </w:r>
      <w:r>
        <w:rPr>
          <w:color w:val="000000" w:themeColor="text1"/>
        </w:rPr>
        <w:t xml:space="preserve"> (Idris 2010). </w:t>
      </w:r>
      <w:r w:rsidR="00F73CFF">
        <w:rPr>
          <w:color w:val="000000" w:themeColor="text1"/>
        </w:rPr>
        <w:t>Beyong mycohrriza</w:t>
      </w:r>
      <w:r w:rsidR="00EA1BE1">
        <w:rPr>
          <w:color w:val="000000" w:themeColor="text1"/>
        </w:rPr>
        <w:t>l species</w:t>
      </w:r>
      <w:r w:rsidR="00F73CFF">
        <w:rPr>
          <w:color w:val="000000" w:themeColor="text1"/>
        </w:rPr>
        <w:t xml:space="preserve">, </w:t>
      </w:r>
      <w:r w:rsidR="00EA1BE1">
        <w:rPr>
          <w:color w:val="000000" w:themeColor="text1"/>
        </w:rPr>
        <w:t>could also be present sequences from</w:t>
      </w:r>
      <w:r w:rsidR="00F73CFF">
        <w:rPr>
          <w:color w:val="000000" w:themeColor="text1"/>
        </w:rPr>
        <w:t xml:space="preserve"> (a) </w:t>
      </w:r>
      <w:r w:rsidR="00F73CFF" w:rsidRPr="00394E5A">
        <w:rPr>
          <w:color w:val="000000" w:themeColor="text1"/>
        </w:rPr>
        <w:t>endophytic fungi</w:t>
      </w:r>
      <w:r w:rsidR="00F73CFF">
        <w:rPr>
          <w:color w:val="000000" w:themeColor="text1"/>
        </w:rPr>
        <w:t xml:space="preserve"> associated with leave tissue; (b) fungi which have contaminated the voucher specimens </w:t>
      </w:r>
      <w:r w:rsidR="00D616D7">
        <w:rPr>
          <w:color w:val="000000" w:themeColor="text1"/>
        </w:rPr>
        <w:t>d</w:t>
      </w:r>
      <w:r w:rsidR="00F73CFF">
        <w:rPr>
          <w:color w:val="000000" w:themeColor="text1"/>
        </w:rPr>
        <w:t xml:space="preserve">uring this 46 years </w:t>
      </w:r>
      <w:r w:rsidR="00D616D7">
        <w:rPr>
          <w:color w:val="000000" w:themeColor="text1"/>
        </w:rPr>
        <w:t>guarded in</w:t>
      </w:r>
      <w:r w:rsidR="00F73CFF">
        <w:rPr>
          <w:color w:val="000000" w:themeColor="text1"/>
        </w:rPr>
        <w:t xml:space="preserve"> herbarium. Endophtytic fungi are present in the photosynthetic tissues of e</w:t>
      </w:r>
      <w:r w:rsidR="00D616D7">
        <w:rPr>
          <w:color w:val="000000" w:themeColor="text1"/>
        </w:rPr>
        <w:t>v</w:t>
      </w:r>
      <w:r w:rsidR="00F73CFF">
        <w:rPr>
          <w:color w:val="000000" w:themeColor="text1"/>
        </w:rPr>
        <w:t xml:space="preserve">ery tropical plant studied to date, and their diversity is remarkable (Arnold 2008). </w:t>
      </w:r>
      <w:r w:rsidR="00EA1BE1">
        <w:rPr>
          <w:color w:val="000000" w:themeColor="text1"/>
        </w:rPr>
        <w:t xml:space="preserve"> As DNA extraction from </w:t>
      </w:r>
      <w:r w:rsidR="00EA1BE1" w:rsidRPr="00354708">
        <w:rPr>
          <w:i/>
          <w:color w:val="000000" w:themeColor="text1"/>
          <w:rPrChange w:id="259" w:author="Julia Faillace Thiesen" w:date="2014-04-10T14:46:00Z">
            <w:rPr>
              <w:color w:val="000000" w:themeColor="text1"/>
            </w:rPr>
          </w:rPrChange>
        </w:rPr>
        <w:t>P. barbatum</w:t>
      </w:r>
      <w:r w:rsidR="00EA1BE1">
        <w:rPr>
          <w:color w:val="000000" w:themeColor="text1"/>
        </w:rPr>
        <w:t xml:space="preserve"> was made with leave tissue, it is not expected </w:t>
      </w:r>
      <w:r w:rsidR="00EA1BE1">
        <w:rPr>
          <w:color w:val="000000" w:themeColor="text1"/>
        </w:rPr>
        <w:lastRenderedPageBreak/>
        <w:t>the presence of</w:t>
      </w:r>
      <w:r>
        <w:rPr>
          <w:color w:val="000000" w:themeColor="text1"/>
        </w:rPr>
        <w:t xml:space="preserve"> </w:t>
      </w:r>
      <w:r w:rsidRPr="00F73CFF">
        <w:rPr>
          <w:i/>
          <w:color w:val="000000" w:themeColor="text1"/>
          <w:rPrChange w:id="260" w:author="Julia Faillace Thiesen" w:date="2014-04-10T10:54:00Z">
            <w:rPr>
              <w:color w:val="000000" w:themeColor="text1"/>
            </w:rPr>
          </w:rPrChange>
        </w:rPr>
        <w:t>Tulasnella sp</w:t>
      </w:r>
      <w:r>
        <w:rPr>
          <w:color w:val="000000" w:themeColor="text1"/>
        </w:rPr>
        <w:t xml:space="preserve">. </w:t>
      </w:r>
      <w:r w:rsidR="00F819A3">
        <w:rPr>
          <w:color w:val="000000" w:themeColor="text1"/>
        </w:rPr>
        <w:t>Nevertheless, t</w:t>
      </w:r>
      <w:r w:rsidR="00EA1BE1">
        <w:rPr>
          <w:color w:val="000000" w:themeColor="text1"/>
        </w:rPr>
        <w:t xml:space="preserve">he use of </w:t>
      </w:r>
      <w:r w:rsidR="00EA1BE1" w:rsidRPr="00EA1BE1">
        <w:rPr>
          <w:i/>
          <w:color w:val="000000" w:themeColor="text1"/>
          <w:rPrChange w:id="261" w:author="Julia Faillace Thiesen" w:date="2014-04-10T14:06:00Z">
            <w:rPr>
              <w:color w:val="000000" w:themeColor="text1"/>
            </w:rPr>
          </w:rPrChange>
        </w:rPr>
        <w:t>Tulasnella sp.</w:t>
      </w:r>
      <w:r w:rsidR="00EA1BE1">
        <w:rPr>
          <w:color w:val="000000" w:themeColor="text1"/>
        </w:rPr>
        <w:t xml:space="preserve"> ITS sequence is expected to be efficient for </w:t>
      </w:r>
      <w:r w:rsidR="00F819A3">
        <w:rPr>
          <w:color w:val="000000" w:themeColor="text1"/>
        </w:rPr>
        <w:t xml:space="preserve">detecting any species, if it was present in a sufficient amount in the DNA extract. </w:t>
      </w:r>
      <w:r w:rsidR="00EA1BE1">
        <w:rPr>
          <w:color w:val="000000" w:themeColor="text1"/>
        </w:rPr>
        <w:t xml:space="preserve"> </w:t>
      </w:r>
    </w:p>
    <w:p w14:paraId="5FA54F13" w14:textId="77777777" w:rsidR="00394E5A" w:rsidRDefault="00394E5A">
      <w:pPr>
        <w:spacing w:after="160" w:line="259" w:lineRule="auto"/>
        <w:rPr>
          <w:ins w:id="262" w:author="Julia Faillace Thiesen" w:date="2014-04-10T14:59:00Z"/>
          <w:rFonts w:eastAsia="Times New Roman"/>
          <w:b/>
          <w:bCs/>
          <w:kern w:val="36"/>
          <w:sz w:val="28"/>
          <w:szCs w:val="48"/>
          <w:lang w:val="en-GB" w:eastAsia="nl-NL"/>
        </w:rPr>
      </w:pPr>
      <w:bookmarkStart w:id="263" w:name="_Toc384797626"/>
      <w:ins w:id="264" w:author="Julia Faillace Thiesen" w:date="2014-04-10T14:59:00Z">
        <w:r>
          <w:rPr>
            <w:lang w:val="en-GB"/>
          </w:rPr>
          <w:br w:type="page"/>
        </w:r>
      </w:ins>
    </w:p>
    <w:p w14:paraId="47310989" w14:textId="1BF6A1AE" w:rsidR="00914122" w:rsidRPr="00394E5A" w:rsidRDefault="00CD7826">
      <w:pPr>
        <w:pStyle w:val="Kop1"/>
        <w:numPr>
          <w:ilvl w:val="0"/>
          <w:numId w:val="9"/>
        </w:numPr>
        <w:rPr>
          <w:lang w:val="en-GB"/>
        </w:rPr>
        <w:pPrChange w:id="265" w:author="Julia Faillace Thiesen" w:date="2014-04-09T08:54:00Z">
          <w:pPr>
            <w:pStyle w:val="Kop2"/>
            <w:spacing w:before="0"/>
          </w:pPr>
        </w:pPrChange>
      </w:pPr>
      <w:r w:rsidRPr="00394E5A">
        <w:rPr>
          <w:lang w:val="en-GB"/>
        </w:rPr>
        <w:lastRenderedPageBreak/>
        <w:t xml:space="preserve">Research </w:t>
      </w:r>
      <w:r w:rsidR="000B2042" w:rsidRPr="00394E5A">
        <w:rPr>
          <w:lang w:val="en-GB"/>
        </w:rPr>
        <w:t>Q</w:t>
      </w:r>
      <w:r w:rsidRPr="00394E5A">
        <w:rPr>
          <w:lang w:val="en-GB"/>
        </w:rPr>
        <w:t>uestions</w:t>
      </w:r>
      <w:bookmarkEnd w:id="263"/>
    </w:p>
    <w:p w14:paraId="5FE17B6F" w14:textId="77777777" w:rsidR="00401BAB" w:rsidRPr="00401BAB" w:rsidRDefault="00401BAB" w:rsidP="00401BAB"/>
    <w:p w14:paraId="2A06D4F9" w14:textId="26F2D16C" w:rsidR="00401BAB" w:rsidRDefault="00640F69" w:rsidP="00F709B5">
      <w:pPr>
        <w:pStyle w:val="Geenafstand"/>
        <w:numPr>
          <w:ilvl w:val="0"/>
          <w:numId w:val="8"/>
        </w:numPr>
      </w:pPr>
      <w:r>
        <w:rPr>
          <w:szCs w:val="20"/>
        </w:rPr>
        <w:t>Which plastid markers</w:t>
      </w:r>
      <w:r w:rsidR="00401BAB" w:rsidRPr="007327A1">
        <w:rPr>
          <w:szCs w:val="20"/>
        </w:rPr>
        <w:t xml:space="preserve"> are phylogenetically informative </w:t>
      </w:r>
      <w:r>
        <w:rPr>
          <w:szCs w:val="20"/>
        </w:rPr>
        <w:t>for analyses between</w:t>
      </w:r>
      <w:r w:rsidR="00712FF4">
        <w:rPr>
          <w:szCs w:val="20"/>
        </w:rPr>
        <w:t xml:space="preserve"> and within</w:t>
      </w:r>
      <w:r w:rsidR="00401BAB" w:rsidRPr="007327A1">
        <w:rPr>
          <w:szCs w:val="20"/>
        </w:rPr>
        <w:t xml:space="preserve"> </w:t>
      </w:r>
      <w:r w:rsidR="002C29CB">
        <w:rPr>
          <w:szCs w:val="20"/>
        </w:rPr>
        <w:t xml:space="preserve">two </w:t>
      </w:r>
      <w:r>
        <w:rPr>
          <w:szCs w:val="20"/>
        </w:rPr>
        <w:t xml:space="preserve">orchid </w:t>
      </w:r>
      <w:r w:rsidR="00401BAB" w:rsidRPr="007327A1">
        <w:rPr>
          <w:szCs w:val="20"/>
        </w:rPr>
        <w:t>subfamil</w:t>
      </w:r>
      <w:r>
        <w:rPr>
          <w:szCs w:val="20"/>
        </w:rPr>
        <w:t>ies</w:t>
      </w:r>
      <w:r w:rsidR="002C29CB">
        <w:rPr>
          <w:szCs w:val="20"/>
        </w:rPr>
        <w:t xml:space="preserve"> (i.e. Cypripedioideae and Epidendroideae)</w:t>
      </w:r>
      <w:r w:rsidR="00A8346F">
        <w:rPr>
          <w:szCs w:val="20"/>
        </w:rPr>
        <w:t>?</w:t>
      </w:r>
    </w:p>
    <w:p w14:paraId="6359EE7C" w14:textId="3ED07FCF" w:rsidR="00F819A3" w:rsidRPr="007327A1" w:rsidRDefault="00401BAB" w:rsidP="00394E5A">
      <w:pPr>
        <w:pStyle w:val="Geenafstand"/>
        <w:numPr>
          <w:ilvl w:val="0"/>
          <w:numId w:val="6"/>
        </w:numPr>
      </w:pPr>
      <w:r>
        <w:t xml:space="preserve">Comparing complete plastomes from different Cypripedioideae </w:t>
      </w:r>
      <w:r w:rsidR="00640F69">
        <w:t xml:space="preserve">(i.e. </w:t>
      </w:r>
      <w:r w:rsidR="00640F69" w:rsidRPr="007D49F0">
        <w:rPr>
          <w:i/>
        </w:rPr>
        <w:t>Cypripedium, Phragmipedium, Paphiopedilum</w:t>
      </w:r>
      <w:r w:rsidR="00640F69">
        <w:t xml:space="preserve">) </w:t>
      </w:r>
      <w:r w:rsidR="002C29CB">
        <w:t xml:space="preserve">and Epidendroideae genera (i.e. </w:t>
      </w:r>
      <w:r w:rsidR="002C29CB" w:rsidRPr="007D49F0">
        <w:rPr>
          <w:i/>
        </w:rPr>
        <w:t>Bulbophyllum, Elleanthus, Erycina, Oncidium, Phalaenopsis, Rhizanthella, Sobralia</w:t>
      </w:r>
      <w:r w:rsidR="002C29CB">
        <w:t xml:space="preserve">) </w:t>
      </w:r>
      <w:r w:rsidR="007327A1">
        <w:t xml:space="preserve">will give insights about hotspots regions, or </w:t>
      </w:r>
      <w:r w:rsidRPr="007327A1">
        <w:rPr>
          <w:color w:val="000000" w:themeColor="text1"/>
          <w:szCs w:val="20"/>
          <w:lang w:val="en-GB"/>
        </w:rPr>
        <w:t>rapidly evolving non-coding plastid regions (NCPs)</w:t>
      </w:r>
      <w:r w:rsidR="007327A1">
        <w:rPr>
          <w:color w:val="000000" w:themeColor="text1"/>
          <w:szCs w:val="20"/>
          <w:lang w:val="en-GB"/>
        </w:rPr>
        <w:t>.</w:t>
      </w:r>
    </w:p>
    <w:p w14:paraId="13249FB9" w14:textId="77777777" w:rsidR="00A074B3" w:rsidRDefault="00A074B3" w:rsidP="00A074B3">
      <w:pPr>
        <w:pStyle w:val="Lijstalinea"/>
        <w:rPr>
          <w:rFonts w:eastAsia="Times New Roman"/>
          <w:color w:val="222A35" w:themeColor="text2" w:themeShade="80"/>
          <w:szCs w:val="20"/>
          <w:lang w:val="en-GB" w:eastAsia="en-GB"/>
        </w:rPr>
      </w:pPr>
    </w:p>
    <w:p w14:paraId="3F555B92" w14:textId="77777777" w:rsidR="00E05F0F" w:rsidRPr="0085322A" w:rsidRDefault="00E05F0F" w:rsidP="00E05F0F">
      <w:pPr>
        <w:pStyle w:val="Kop2"/>
        <w:spacing w:before="0"/>
        <w:rPr>
          <w:sz w:val="22"/>
          <w:szCs w:val="22"/>
          <w:lang w:val="en-GB"/>
        </w:rPr>
      </w:pPr>
      <w:bookmarkStart w:id="266" w:name="_Toc348611053"/>
    </w:p>
    <w:p w14:paraId="5BAE8171" w14:textId="77777777" w:rsidR="00394E5A" w:rsidRPr="00C829AE" w:rsidRDefault="00394E5A">
      <w:pPr>
        <w:spacing w:after="160" w:line="259" w:lineRule="auto"/>
        <w:rPr>
          <w:ins w:id="267" w:author="Julia Faillace Thiesen" w:date="2014-04-10T14:59:00Z"/>
          <w:rFonts w:eastAsia="Times New Roman"/>
          <w:b/>
          <w:bCs/>
          <w:kern w:val="36"/>
          <w:sz w:val="28"/>
          <w:szCs w:val="48"/>
          <w:lang w:eastAsia="nl-NL"/>
          <w:rPrChange w:id="268" w:author="Julia Faillace Thiesen" w:date="2014-04-11T16:50:00Z">
            <w:rPr>
              <w:ins w:id="269" w:author="Julia Faillace Thiesen" w:date="2014-04-10T14:59:00Z"/>
              <w:rFonts w:eastAsia="Times New Roman"/>
              <w:b/>
              <w:bCs/>
              <w:kern w:val="36"/>
              <w:sz w:val="28"/>
              <w:szCs w:val="48"/>
              <w:lang w:val="nl-NL" w:eastAsia="nl-NL"/>
            </w:rPr>
          </w:rPrChange>
        </w:rPr>
      </w:pPr>
      <w:bookmarkStart w:id="270" w:name="_Toc384797627"/>
      <w:ins w:id="271" w:author="Julia Faillace Thiesen" w:date="2014-04-10T14:59:00Z">
        <w:r>
          <w:br w:type="page"/>
        </w:r>
      </w:ins>
    </w:p>
    <w:p w14:paraId="56603396" w14:textId="63D774F3" w:rsidR="00CD7826" w:rsidRPr="007640B9" w:rsidRDefault="00CD7826">
      <w:pPr>
        <w:pStyle w:val="Kop1"/>
        <w:numPr>
          <w:ilvl w:val="0"/>
          <w:numId w:val="9"/>
        </w:numPr>
        <w:pPrChange w:id="272" w:author="Julia Faillace Thiesen" w:date="2014-04-09T08:54:00Z">
          <w:pPr>
            <w:pStyle w:val="Kop2"/>
            <w:spacing w:before="0"/>
          </w:pPr>
        </w:pPrChange>
      </w:pPr>
      <w:r w:rsidRPr="007640B9">
        <w:lastRenderedPageBreak/>
        <w:t>Hypothesis</w:t>
      </w:r>
      <w:bookmarkEnd w:id="266"/>
      <w:bookmarkEnd w:id="270"/>
    </w:p>
    <w:p w14:paraId="6E9CD1D1" w14:textId="77777777" w:rsidR="00B06EC4" w:rsidRPr="006D1336" w:rsidRDefault="00B06EC4" w:rsidP="00B06EC4">
      <w:pPr>
        <w:pStyle w:val="Geenafstand"/>
        <w:rPr>
          <w:b/>
          <w:color w:val="FF5050"/>
          <w:szCs w:val="20"/>
        </w:rPr>
      </w:pPr>
    </w:p>
    <w:p w14:paraId="2A45B8D4" w14:textId="00E07EEE" w:rsidR="00E05F0F" w:rsidDel="00985393" w:rsidRDefault="007327A1">
      <w:pPr>
        <w:pStyle w:val="Geenafstand"/>
        <w:ind w:firstLine="397"/>
        <w:rPr>
          <w:del w:id="273" w:author="Julia Faillace Thiesen" w:date="2014-04-09T16:28:00Z"/>
          <w:szCs w:val="20"/>
        </w:rPr>
        <w:pPrChange w:id="274" w:author="Julia Faillace Thiesen" w:date="2014-04-09T16:28:00Z">
          <w:pPr>
            <w:pStyle w:val="Kop1"/>
            <w:spacing w:before="0" w:beforeAutospacing="0" w:after="0" w:afterAutospacing="0"/>
          </w:pPr>
        </w:pPrChange>
      </w:pPr>
      <w:r w:rsidRPr="009A4F11">
        <w:rPr>
          <w:szCs w:val="20"/>
        </w:rPr>
        <w:t xml:space="preserve">The proposed markers are expected to generate a good resolution </w:t>
      </w:r>
      <w:r w:rsidR="002C29CB">
        <w:rPr>
          <w:szCs w:val="20"/>
        </w:rPr>
        <w:t xml:space="preserve">for </w:t>
      </w:r>
      <w:r w:rsidRPr="009A4F11">
        <w:rPr>
          <w:szCs w:val="20"/>
        </w:rPr>
        <w:t xml:space="preserve">phylogenetic reconstruction </w:t>
      </w:r>
      <w:r w:rsidR="002C29CB">
        <w:rPr>
          <w:szCs w:val="20"/>
        </w:rPr>
        <w:t>between Epidendroideae and Cypripedioideae</w:t>
      </w:r>
      <w:r w:rsidRPr="009A4F11">
        <w:rPr>
          <w:szCs w:val="20"/>
        </w:rPr>
        <w:t xml:space="preserve">. </w:t>
      </w:r>
      <w:bookmarkStart w:id="275" w:name="_Toc348611054"/>
    </w:p>
    <w:p w14:paraId="3FC40BCB" w14:textId="77777777" w:rsidR="00985393" w:rsidRDefault="00985393" w:rsidP="007D49F0">
      <w:pPr>
        <w:pStyle w:val="Geenafstand"/>
        <w:ind w:firstLine="397"/>
        <w:rPr>
          <w:ins w:id="276" w:author="Julia Faillace Thiesen" w:date="2014-04-09T16:28:00Z"/>
          <w:szCs w:val="20"/>
        </w:rPr>
      </w:pPr>
    </w:p>
    <w:p w14:paraId="2AC33A0E" w14:textId="77777777" w:rsidR="00307AC8" w:rsidRDefault="00985393" w:rsidP="00985393">
      <w:pPr>
        <w:pStyle w:val="Geenafstand"/>
        <w:ind w:firstLine="397"/>
        <w:rPr>
          <w:ins w:id="277" w:author="Julia Faillace Thiesen" w:date="2014-04-09T16:30:00Z"/>
          <w:szCs w:val="20"/>
        </w:rPr>
      </w:pPr>
      <w:ins w:id="278" w:author="Julia Faillace Thiesen" w:date="2014-04-09T16:28:00Z">
        <w:r>
          <w:rPr>
            <w:szCs w:val="20"/>
          </w:rPr>
          <w:t xml:space="preserve">The 5 most phylogenetically </w:t>
        </w:r>
      </w:ins>
      <w:ins w:id="279" w:author="Julia Faillace Thiesen" w:date="2014-04-09T16:29:00Z">
        <w:r>
          <w:rPr>
            <w:szCs w:val="20"/>
          </w:rPr>
          <w:t>informative</w:t>
        </w:r>
      </w:ins>
      <w:ins w:id="280" w:author="Julia Faillace Thiesen" w:date="2014-04-09T16:28:00Z">
        <w:r>
          <w:rPr>
            <w:szCs w:val="20"/>
          </w:rPr>
          <w:t xml:space="preserve"> </w:t>
        </w:r>
      </w:ins>
      <w:ins w:id="281" w:author="Julia Faillace Thiesen" w:date="2014-04-09T16:29:00Z">
        <w:r>
          <w:rPr>
            <w:szCs w:val="20"/>
          </w:rPr>
          <w:t xml:space="preserve">markers </w:t>
        </w:r>
        <w:r w:rsidRPr="009A4F11">
          <w:rPr>
            <w:szCs w:val="20"/>
          </w:rPr>
          <w:t xml:space="preserve">are expected to generate a good resolution </w:t>
        </w:r>
        <w:r>
          <w:rPr>
            <w:szCs w:val="20"/>
          </w:rPr>
          <w:t xml:space="preserve">for </w:t>
        </w:r>
        <w:r w:rsidRPr="009A4F11">
          <w:rPr>
            <w:szCs w:val="20"/>
          </w:rPr>
          <w:t xml:space="preserve">phylogenetic reconstruction </w:t>
        </w:r>
      </w:ins>
      <w:ins w:id="282" w:author="Julia Faillace Thiesen" w:date="2014-04-09T16:30:00Z">
        <w:r w:rsidR="00307AC8">
          <w:rPr>
            <w:szCs w:val="20"/>
          </w:rPr>
          <w:t>among Orchidaceae</w:t>
        </w:r>
      </w:ins>
    </w:p>
    <w:p w14:paraId="372F54B9" w14:textId="1927CD31" w:rsidR="00985393" w:rsidRDefault="00307AC8" w:rsidP="00985393">
      <w:pPr>
        <w:pStyle w:val="Geenafstand"/>
        <w:ind w:firstLine="397"/>
        <w:rPr>
          <w:ins w:id="283" w:author="Julia Faillace Thiesen" w:date="2014-04-09T16:29:00Z"/>
          <w:szCs w:val="20"/>
        </w:rPr>
      </w:pPr>
      <w:ins w:id="284" w:author="Julia Faillace Thiesen" w:date="2014-04-09T16:30:00Z">
        <w:r>
          <w:rPr>
            <w:szCs w:val="20"/>
          </w:rPr>
          <w:t>The two topologies are expected to be congruent, and the topology generated by the alignment of 14 terminals is expected to be less informative</w:t>
        </w:r>
      </w:ins>
      <w:ins w:id="285" w:author="Julia Faillace Thiesen" w:date="2014-04-09T16:29:00Z">
        <w:r w:rsidR="00985393" w:rsidRPr="009A4F11">
          <w:rPr>
            <w:szCs w:val="20"/>
          </w:rPr>
          <w:t xml:space="preserve">. </w:t>
        </w:r>
      </w:ins>
    </w:p>
    <w:p w14:paraId="357F579E" w14:textId="2A55C33A" w:rsidR="00985393" w:rsidRPr="00985393" w:rsidRDefault="00985393" w:rsidP="007D49F0">
      <w:pPr>
        <w:pStyle w:val="Geenafstand"/>
        <w:ind w:firstLine="397"/>
        <w:rPr>
          <w:ins w:id="286" w:author="Julia Faillace Thiesen" w:date="2014-04-09T16:28:00Z"/>
          <w:rFonts w:eastAsia="Times New Roman"/>
          <w:b/>
          <w:bCs/>
          <w:kern w:val="36"/>
          <w:sz w:val="28"/>
          <w:szCs w:val="28"/>
          <w:lang w:eastAsia="nl-NL"/>
          <w:rPrChange w:id="287" w:author="Julia Faillace Thiesen" w:date="2014-04-09T16:29:00Z">
            <w:rPr>
              <w:ins w:id="288" w:author="Julia Faillace Thiesen" w:date="2014-04-09T16:28:00Z"/>
              <w:rFonts w:eastAsia="Times New Roman"/>
              <w:b/>
              <w:bCs/>
              <w:kern w:val="36"/>
              <w:sz w:val="28"/>
              <w:szCs w:val="28"/>
              <w:lang w:val="en-GB" w:eastAsia="nl-NL"/>
            </w:rPr>
          </w:rPrChange>
        </w:rPr>
      </w:pPr>
    </w:p>
    <w:p w14:paraId="35B4DA2C" w14:textId="0ECBE95B" w:rsidR="002C29CB" w:rsidRDefault="002C29CB">
      <w:pPr>
        <w:pStyle w:val="Geenafstand"/>
        <w:ind w:firstLine="397"/>
        <w:pPrChange w:id="289" w:author="Julia Faillace Thiesen" w:date="2014-04-09T16:28:00Z">
          <w:pPr>
            <w:pStyle w:val="Kop1"/>
            <w:spacing w:before="0" w:beforeAutospacing="0" w:after="0" w:afterAutospacing="0"/>
          </w:pPr>
        </w:pPrChange>
      </w:pPr>
    </w:p>
    <w:p w14:paraId="666AD2AE" w14:textId="77777777" w:rsidR="003B5804" w:rsidRDefault="003B5804">
      <w:pPr>
        <w:spacing w:after="160" w:line="259" w:lineRule="auto"/>
        <w:rPr>
          <w:ins w:id="290" w:author="Julia Faillace Thiesen" w:date="2014-04-07T09:59:00Z"/>
          <w:rFonts w:eastAsia="Times New Roman"/>
          <w:b/>
          <w:bCs/>
          <w:kern w:val="36"/>
          <w:sz w:val="28"/>
          <w:szCs w:val="28"/>
          <w:lang w:eastAsia="nl-NL"/>
        </w:rPr>
      </w:pPr>
      <w:ins w:id="291" w:author="Julia Faillace Thiesen" w:date="2014-04-07T09:59:00Z">
        <w:r>
          <w:rPr>
            <w:szCs w:val="28"/>
          </w:rPr>
          <w:br w:type="page"/>
        </w:r>
      </w:ins>
    </w:p>
    <w:p w14:paraId="58F56DCB" w14:textId="25DDFC71" w:rsidR="00B06EC4" w:rsidRPr="00585ECD" w:rsidRDefault="00B06EC4">
      <w:pPr>
        <w:pStyle w:val="Kop1"/>
        <w:numPr>
          <w:ilvl w:val="0"/>
          <w:numId w:val="9"/>
        </w:numPr>
        <w:spacing w:before="0" w:beforeAutospacing="0" w:after="0" w:afterAutospacing="0"/>
        <w:rPr>
          <w:szCs w:val="28"/>
          <w:lang w:val="en-US"/>
        </w:rPr>
        <w:pPrChange w:id="292" w:author="Julia Faillace Thiesen" w:date="2014-04-09T08:39:00Z">
          <w:pPr>
            <w:pStyle w:val="Kop1"/>
            <w:spacing w:before="0" w:beforeAutospacing="0" w:after="0" w:afterAutospacing="0"/>
          </w:pPr>
        </w:pPrChange>
      </w:pPr>
      <w:bookmarkStart w:id="293" w:name="_Toc384797628"/>
      <w:r w:rsidRPr="00585ECD">
        <w:rPr>
          <w:szCs w:val="28"/>
          <w:lang w:val="en-US"/>
        </w:rPr>
        <w:lastRenderedPageBreak/>
        <w:t>M</w:t>
      </w:r>
      <w:bookmarkEnd w:id="275"/>
      <w:r w:rsidRPr="00585ECD">
        <w:rPr>
          <w:szCs w:val="28"/>
          <w:lang w:val="en-US"/>
        </w:rPr>
        <w:t>aterial</w:t>
      </w:r>
      <w:r w:rsidR="00B34504" w:rsidRPr="00585ECD">
        <w:rPr>
          <w:szCs w:val="28"/>
          <w:lang w:val="en-US"/>
        </w:rPr>
        <w:t xml:space="preserve">s and </w:t>
      </w:r>
      <w:r w:rsidRPr="00585ECD">
        <w:rPr>
          <w:szCs w:val="28"/>
          <w:lang w:val="en-US"/>
        </w:rPr>
        <w:t>Method</w:t>
      </w:r>
      <w:r w:rsidR="00B34504" w:rsidRPr="00585ECD">
        <w:rPr>
          <w:szCs w:val="28"/>
          <w:lang w:val="en-US"/>
        </w:rPr>
        <w:t>s</w:t>
      </w:r>
      <w:bookmarkEnd w:id="293"/>
    </w:p>
    <w:p w14:paraId="48A6C203" w14:textId="77777777" w:rsidR="00E05F0F" w:rsidRDefault="00E05F0F" w:rsidP="00E05F0F">
      <w:pPr>
        <w:pStyle w:val="Kop3"/>
        <w:spacing w:before="0"/>
        <w:rPr>
          <w:rFonts w:ascii="Times New Roman" w:hAnsi="Times New Roman" w:cs="Times New Roman"/>
          <w:b/>
          <w:color w:val="auto"/>
          <w:sz w:val="22"/>
          <w:szCs w:val="22"/>
        </w:rPr>
      </w:pPr>
    </w:p>
    <w:p w14:paraId="79AAB6F0" w14:textId="1EBA07A4" w:rsidR="005B11CD" w:rsidRPr="000B2042" w:rsidRDefault="005B11CD">
      <w:pPr>
        <w:pStyle w:val="Kop2"/>
        <w:numPr>
          <w:ilvl w:val="1"/>
          <w:numId w:val="9"/>
        </w:numPr>
        <w:rPr>
          <w:ins w:id="294" w:author="Julia Faillace Thiesen" w:date="2014-04-09T08:44:00Z"/>
          <w:b w:val="0"/>
          <w:i/>
          <w:sz w:val="22"/>
          <w:szCs w:val="22"/>
          <w:rPrChange w:id="295" w:author="Julia Faillace Thiesen" w:date="2014-04-09T09:09:00Z">
            <w:rPr>
              <w:ins w:id="296" w:author="Julia Faillace Thiesen" w:date="2014-04-09T08:44:00Z"/>
              <w:b/>
              <w:i/>
            </w:rPr>
          </w:rPrChange>
        </w:rPr>
        <w:pPrChange w:id="297" w:author="Julia Faillace Thiesen" w:date="2014-04-09T08:56:00Z">
          <w:pPr>
            <w:pStyle w:val="Kop3"/>
            <w:spacing w:before="0"/>
          </w:pPr>
        </w:pPrChange>
      </w:pPr>
      <w:ins w:id="298" w:author="Julia Faillace Thiesen" w:date="2014-04-09T08:43:00Z">
        <w:r w:rsidRPr="000B2042">
          <w:rPr>
            <w:sz w:val="22"/>
            <w:szCs w:val="22"/>
            <w:rPrChange w:id="299" w:author="Julia Faillace Thiesen" w:date="2014-04-09T09:09:00Z">
              <w:rPr>
                <w:b/>
              </w:rPr>
            </w:rPrChange>
          </w:rPr>
          <w:t xml:space="preserve"> </w:t>
        </w:r>
      </w:ins>
      <w:bookmarkStart w:id="300" w:name="_Toc384797629"/>
      <w:ins w:id="301" w:author="Julia Faillace Thiesen" w:date="2014-04-09T08:44:00Z">
        <w:r w:rsidR="000B2042" w:rsidRPr="000B2042">
          <w:rPr>
            <w:sz w:val="22"/>
            <w:szCs w:val="22"/>
            <w:rPrChange w:id="302" w:author="Julia Faillace Thiesen" w:date="2014-04-09T09:09:00Z">
              <w:rPr/>
            </w:rPrChange>
          </w:rPr>
          <w:t>Plastome R</w:t>
        </w:r>
        <w:r w:rsidRPr="000B2042">
          <w:rPr>
            <w:sz w:val="22"/>
            <w:szCs w:val="22"/>
            <w:rPrChange w:id="303" w:author="Julia Faillace Thiesen" w:date="2014-04-09T09:09:00Z">
              <w:rPr>
                <w:b/>
              </w:rPr>
            </w:rPrChange>
          </w:rPr>
          <w:t>econstruction</w:t>
        </w:r>
        <w:bookmarkEnd w:id="300"/>
      </w:ins>
    </w:p>
    <w:p w14:paraId="1D6089E2" w14:textId="77777777" w:rsidR="005B11CD" w:rsidRPr="000B2042" w:rsidRDefault="005B11CD">
      <w:pPr>
        <w:rPr>
          <w:ins w:id="304" w:author="Julia Faillace Thiesen" w:date="2014-04-09T08:43:00Z"/>
          <w:b/>
          <w:rPrChange w:id="305" w:author="Julia Faillace Thiesen" w:date="2014-04-09T09:10:00Z">
            <w:rPr>
              <w:ins w:id="306" w:author="Julia Faillace Thiesen" w:date="2014-04-09T08:43:00Z"/>
              <w:rFonts w:ascii="Times New Roman" w:hAnsi="Times New Roman" w:cs="Times New Roman"/>
              <w:b/>
              <w:color w:val="auto"/>
              <w:sz w:val="22"/>
              <w:szCs w:val="22"/>
            </w:rPr>
          </w:rPrChange>
        </w:rPr>
        <w:pPrChange w:id="307" w:author="Julia Faillace Thiesen" w:date="2014-04-09T08:44:00Z">
          <w:pPr>
            <w:pStyle w:val="Kop3"/>
            <w:spacing w:before="0"/>
          </w:pPr>
        </w:pPrChange>
      </w:pPr>
    </w:p>
    <w:p w14:paraId="6F2FE7F1" w14:textId="61C3F438" w:rsidR="00032722" w:rsidRPr="00CC3701" w:rsidRDefault="00585ECD">
      <w:pPr>
        <w:pStyle w:val="Kop3"/>
        <w:numPr>
          <w:ilvl w:val="2"/>
          <w:numId w:val="9"/>
        </w:numPr>
        <w:rPr>
          <w:rFonts w:ascii="Times New Roman" w:hAnsi="Times New Roman" w:cs="Times New Roman"/>
          <w:b/>
          <w:i/>
          <w:color w:val="auto"/>
          <w:sz w:val="20"/>
          <w:szCs w:val="20"/>
          <w:rPrChange w:id="308" w:author="Julia Faillace Thiesen" w:date="2014-04-09T09:11:00Z">
            <w:rPr>
              <w:rFonts w:ascii="Times New Roman" w:hAnsi="Times New Roman" w:cs="Times New Roman"/>
              <w:b/>
              <w:color w:val="auto"/>
              <w:sz w:val="22"/>
              <w:szCs w:val="22"/>
            </w:rPr>
          </w:rPrChange>
        </w:rPr>
        <w:pPrChange w:id="309" w:author="Julia Faillace Thiesen" w:date="2014-04-09T08:56:00Z">
          <w:pPr>
            <w:pStyle w:val="Kop3"/>
            <w:spacing w:before="0"/>
          </w:pPr>
        </w:pPrChange>
      </w:pPr>
      <w:bookmarkStart w:id="310" w:name="_Toc384797630"/>
      <w:r w:rsidRPr="00CC3701">
        <w:rPr>
          <w:rFonts w:ascii="Times New Roman" w:hAnsi="Times New Roman" w:cs="Times New Roman"/>
          <w:b/>
          <w:i/>
          <w:color w:val="auto"/>
          <w:sz w:val="20"/>
          <w:szCs w:val="20"/>
          <w:rPrChange w:id="311" w:author="Julia Faillace Thiesen" w:date="2014-04-09T09:11:00Z">
            <w:rPr>
              <w:rFonts w:ascii="Times New Roman" w:hAnsi="Times New Roman" w:cs="Times New Roman"/>
              <w:b/>
              <w:color w:val="auto"/>
              <w:sz w:val="22"/>
              <w:szCs w:val="22"/>
            </w:rPr>
          </w:rPrChange>
        </w:rPr>
        <w:t xml:space="preserve">Resources </w:t>
      </w:r>
      <w:ins w:id="312" w:author="Julia Faillace Thiesen" w:date="2014-04-09T09:03:00Z">
        <w:r w:rsidR="000B2042" w:rsidRPr="00CC3701">
          <w:rPr>
            <w:rFonts w:ascii="Times New Roman" w:hAnsi="Times New Roman" w:cs="Times New Roman"/>
            <w:b/>
            <w:i/>
            <w:color w:val="auto"/>
            <w:sz w:val="20"/>
            <w:szCs w:val="20"/>
            <w:rPrChange w:id="313" w:author="Julia Faillace Thiesen" w:date="2014-04-09T09:11:00Z">
              <w:rPr/>
            </w:rPrChange>
          </w:rPr>
          <w:t>A</w:t>
        </w:r>
      </w:ins>
      <w:del w:id="314" w:author="Julia Faillace Thiesen" w:date="2014-04-09T09:03:00Z">
        <w:r w:rsidRPr="00CC3701" w:rsidDel="000B2042">
          <w:rPr>
            <w:rFonts w:ascii="Times New Roman" w:hAnsi="Times New Roman" w:cs="Times New Roman"/>
            <w:b/>
            <w:i/>
            <w:color w:val="auto"/>
            <w:sz w:val="20"/>
            <w:szCs w:val="20"/>
            <w:rPrChange w:id="315" w:author="Julia Faillace Thiesen" w:date="2014-04-09T09:11:00Z">
              <w:rPr>
                <w:rFonts w:ascii="Times New Roman" w:hAnsi="Times New Roman" w:cs="Times New Roman"/>
                <w:b/>
                <w:color w:val="auto"/>
                <w:sz w:val="22"/>
                <w:szCs w:val="22"/>
              </w:rPr>
            </w:rPrChange>
          </w:rPr>
          <w:delText>a</w:delText>
        </w:r>
      </w:del>
      <w:r w:rsidRPr="00CC3701">
        <w:rPr>
          <w:rFonts w:ascii="Times New Roman" w:hAnsi="Times New Roman" w:cs="Times New Roman"/>
          <w:b/>
          <w:i/>
          <w:color w:val="auto"/>
          <w:sz w:val="20"/>
          <w:szCs w:val="20"/>
          <w:rPrChange w:id="316" w:author="Julia Faillace Thiesen" w:date="2014-04-09T09:11:00Z">
            <w:rPr>
              <w:rFonts w:ascii="Times New Roman" w:hAnsi="Times New Roman" w:cs="Times New Roman"/>
              <w:b/>
              <w:color w:val="auto"/>
              <w:sz w:val="22"/>
              <w:szCs w:val="22"/>
            </w:rPr>
          </w:rPrChange>
        </w:rPr>
        <w:t>vailable</w:t>
      </w:r>
      <w:bookmarkEnd w:id="310"/>
      <w:r w:rsidR="00032722" w:rsidRPr="00CC3701">
        <w:rPr>
          <w:rFonts w:ascii="Times New Roman" w:hAnsi="Times New Roman" w:cs="Times New Roman"/>
          <w:b/>
          <w:i/>
          <w:color w:val="auto"/>
          <w:sz w:val="20"/>
          <w:szCs w:val="20"/>
          <w:rPrChange w:id="317" w:author="Julia Faillace Thiesen" w:date="2014-04-09T09:11:00Z">
            <w:rPr>
              <w:rFonts w:ascii="Times New Roman" w:hAnsi="Times New Roman" w:cs="Times New Roman"/>
              <w:b/>
              <w:color w:val="auto"/>
              <w:sz w:val="22"/>
              <w:szCs w:val="22"/>
            </w:rPr>
          </w:rPrChange>
        </w:rPr>
        <w:t xml:space="preserve"> </w:t>
      </w:r>
    </w:p>
    <w:p w14:paraId="544A7D5A" w14:textId="77777777" w:rsidR="00EE6C38" w:rsidRPr="00EE6C38" w:rsidRDefault="00EE6C38" w:rsidP="00EE6C38"/>
    <w:p w14:paraId="1BE1F7E6" w14:textId="63652809" w:rsidR="00032722" w:rsidRPr="0085322A" w:rsidRDefault="00032722" w:rsidP="00032722">
      <w:pPr>
        <w:ind w:firstLine="720"/>
      </w:pPr>
      <w:r w:rsidRPr="00310452">
        <w:rPr>
          <w:rFonts w:eastAsia="Times New Roman"/>
          <w:szCs w:val="20"/>
          <w:lang w:val="en-GB" w:eastAsia="en-GB"/>
        </w:rPr>
        <w:t>As part of the SYNTHESYS museum DNA project that was finalised January 20</w:t>
      </w:r>
      <w:r w:rsidR="00C5731F">
        <w:rPr>
          <w:rFonts w:eastAsia="Times New Roman"/>
          <w:szCs w:val="20"/>
          <w:lang w:val="en-GB" w:eastAsia="en-GB"/>
        </w:rPr>
        <w:t xml:space="preserve">12 </w:t>
      </w:r>
      <w:r w:rsidR="00C5731F" w:rsidRPr="00310452">
        <w:rPr>
          <w:rFonts w:eastAsia="Times New Roman"/>
          <w:szCs w:val="20"/>
          <w:lang w:val="en-GB" w:eastAsia="en-GB"/>
        </w:rPr>
        <w:t>(</w:t>
      </w:r>
      <w:hyperlink r:id="rId14" w:history="1">
        <w:r w:rsidR="00C5731F" w:rsidRPr="0085322A">
          <w:rPr>
            <w:rStyle w:val="Hyperlink"/>
            <w:rFonts w:eastAsia="Times New Roman"/>
            <w:color w:val="auto"/>
            <w:szCs w:val="20"/>
            <w:lang w:val="en-GB" w:eastAsia="en-GB"/>
          </w:rPr>
          <w:t>www.synthesys.info</w:t>
        </w:r>
      </w:hyperlink>
      <w:r w:rsidR="00C5731F" w:rsidRPr="0085322A">
        <w:rPr>
          <w:rFonts w:eastAsia="Times New Roman"/>
          <w:szCs w:val="20"/>
          <w:lang w:val="en-GB" w:eastAsia="en-GB"/>
        </w:rPr>
        <w:t>)</w:t>
      </w:r>
      <w:r w:rsidRPr="0085322A">
        <w:rPr>
          <w:rFonts w:eastAsia="Times New Roman"/>
          <w:szCs w:val="20"/>
          <w:lang w:val="en-GB" w:eastAsia="en-GB"/>
        </w:rPr>
        <w:t>, various herbarium genomics data had been generated using Illumina HiSeq NGS technology</w:t>
      </w:r>
      <w:r w:rsidR="00420B4C">
        <w:rPr>
          <w:rFonts w:eastAsia="Times New Roman"/>
          <w:szCs w:val="20"/>
          <w:lang w:val="en-GB" w:eastAsia="en-GB"/>
        </w:rPr>
        <w:t xml:space="preserve"> </w:t>
      </w:r>
      <w:hyperlink r:id="rId15" w:history="1">
        <w:r w:rsidR="004D13FA" w:rsidRPr="0085322A">
          <w:rPr>
            <w:rStyle w:val="Hyperlink"/>
            <w:rFonts w:eastAsia="Times New Roman"/>
            <w:color w:val="auto"/>
            <w:szCs w:val="20"/>
            <w:lang w:val="en-GB" w:eastAsia="en-GB"/>
          </w:rPr>
          <w:t>(Staats</w:t>
        </w:r>
      </w:hyperlink>
      <w:r w:rsidR="004D13FA" w:rsidRPr="0085322A">
        <w:rPr>
          <w:rFonts w:eastAsia="Times New Roman"/>
          <w:szCs w:val="20"/>
          <w:lang w:val="en-GB" w:eastAsia="en-GB"/>
        </w:rPr>
        <w:t xml:space="preserve"> &amp; al. PlosONE papers)</w:t>
      </w:r>
      <w:r w:rsidRPr="0085322A">
        <w:rPr>
          <w:rFonts w:eastAsia="Times New Roman"/>
          <w:szCs w:val="20"/>
          <w:lang w:val="en-GB" w:eastAsia="en-GB"/>
        </w:rPr>
        <w:t xml:space="preserve">. The Biosystematics Group, Wageningen University (e.g. Bakker &amp; al.) generated data for 94 historical and related fresh samples, including two </w:t>
      </w:r>
      <w:r w:rsidR="00420B4C">
        <w:rPr>
          <w:rFonts w:eastAsia="Times New Roman"/>
          <w:szCs w:val="20"/>
          <w:lang w:val="en-GB" w:eastAsia="en-GB"/>
        </w:rPr>
        <w:t xml:space="preserve">herbarium </w:t>
      </w:r>
      <w:r w:rsidRPr="0085322A">
        <w:rPr>
          <w:rFonts w:eastAsia="Times New Roman"/>
          <w:szCs w:val="20"/>
          <w:lang w:val="en-GB" w:eastAsia="en-GB"/>
        </w:rPr>
        <w:t xml:space="preserve">specimens of </w:t>
      </w:r>
      <w:r w:rsidRPr="0085322A">
        <w:rPr>
          <w:rFonts w:eastAsia="Times New Roman"/>
          <w:i/>
          <w:szCs w:val="20"/>
          <w:lang w:val="en-GB" w:eastAsia="en-GB"/>
        </w:rPr>
        <w:t>Paphiopedilum barbatum</w:t>
      </w:r>
      <w:r w:rsidRPr="0085322A">
        <w:rPr>
          <w:rFonts w:eastAsia="Times New Roman"/>
          <w:szCs w:val="20"/>
          <w:lang w:val="en-GB" w:eastAsia="en-GB"/>
        </w:rPr>
        <w:t xml:space="preserve">. The specimens belong to </w:t>
      </w:r>
      <w:r w:rsidR="00420B4C">
        <w:rPr>
          <w:rFonts w:eastAsia="Times New Roman"/>
          <w:szCs w:val="20"/>
          <w:lang w:val="en-GB" w:eastAsia="en-GB"/>
        </w:rPr>
        <w:t>Naturalis Biodiversity Center</w:t>
      </w:r>
      <w:r w:rsidRPr="0085322A">
        <w:rPr>
          <w:rFonts w:eastAsia="Times New Roman"/>
          <w:szCs w:val="20"/>
          <w:lang w:val="en-GB" w:eastAsia="en-GB"/>
        </w:rPr>
        <w:t xml:space="preserve">, localized in Leiden, under the </w:t>
      </w:r>
      <w:r w:rsidRPr="0085322A">
        <w:t>collection number</w:t>
      </w:r>
      <w:r w:rsidR="00420B4C">
        <w:t>s</w:t>
      </w:r>
      <w:r w:rsidRPr="0085322A">
        <w:t xml:space="preserve"> L0717340 and L0717341.  </w:t>
      </w:r>
    </w:p>
    <w:p w14:paraId="29AE94DE" w14:textId="297EB661" w:rsidR="00B27E64" w:rsidRPr="0085322A" w:rsidRDefault="00032722" w:rsidP="00017AB3">
      <w:pPr>
        <w:pStyle w:val="Geenafstand"/>
        <w:ind w:firstLine="720"/>
        <w:rPr>
          <w:rFonts w:eastAsia="Times New Roman"/>
          <w:szCs w:val="20"/>
          <w:lang w:val="en-GB" w:eastAsia="en-GB"/>
        </w:rPr>
      </w:pPr>
      <w:r w:rsidRPr="0085322A">
        <w:rPr>
          <w:rFonts w:eastAsia="Times New Roman"/>
          <w:szCs w:val="20"/>
          <w:lang w:val="en-GB" w:eastAsia="en-GB"/>
        </w:rPr>
        <w:t xml:space="preserve"> Earlier in this year I spen</w:t>
      </w:r>
      <w:r w:rsidR="00420B4C">
        <w:rPr>
          <w:rFonts w:eastAsia="Times New Roman"/>
          <w:szCs w:val="20"/>
          <w:lang w:val="en-GB" w:eastAsia="en-GB"/>
        </w:rPr>
        <w:t>t</w:t>
      </w:r>
      <w:r w:rsidRPr="0085322A">
        <w:rPr>
          <w:rFonts w:eastAsia="Times New Roman"/>
          <w:szCs w:val="20"/>
          <w:lang w:val="en-GB" w:eastAsia="en-GB"/>
        </w:rPr>
        <w:t xml:space="preserve"> some time assembling th</w:t>
      </w:r>
      <w:r w:rsidR="00420B4C">
        <w:rPr>
          <w:rFonts w:eastAsia="Times New Roman"/>
          <w:szCs w:val="20"/>
          <w:lang w:val="en-GB" w:eastAsia="en-GB"/>
        </w:rPr>
        <w:t>e</w:t>
      </w:r>
      <w:r w:rsidRPr="0085322A">
        <w:rPr>
          <w:rFonts w:eastAsia="Times New Roman"/>
          <w:szCs w:val="20"/>
          <w:lang w:val="en-GB" w:eastAsia="en-GB"/>
        </w:rPr>
        <w:t>s</w:t>
      </w:r>
      <w:r w:rsidR="00420B4C">
        <w:rPr>
          <w:rFonts w:eastAsia="Times New Roman"/>
          <w:szCs w:val="20"/>
          <w:lang w:val="en-GB" w:eastAsia="en-GB"/>
        </w:rPr>
        <w:t>e</w:t>
      </w:r>
      <w:r w:rsidRPr="0085322A">
        <w:rPr>
          <w:rFonts w:eastAsia="Times New Roman"/>
          <w:szCs w:val="20"/>
          <w:lang w:val="en-GB" w:eastAsia="en-GB"/>
        </w:rPr>
        <w:t xml:space="preserve"> reads into plastome sequences using </w:t>
      </w:r>
      <w:r w:rsidR="00B27E64" w:rsidRPr="0085322A">
        <w:rPr>
          <w:rFonts w:eastAsia="Times New Roman"/>
          <w:szCs w:val="20"/>
          <w:lang w:val="en-GB" w:eastAsia="en-GB"/>
        </w:rPr>
        <w:t xml:space="preserve">a bioinformatics assembly pipeline named </w:t>
      </w:r>
      <w:r w:rsidRPr="0085322A">
        <w:rPr>
          <w:rFonts w:eastAsia="Times New Roman"/>
          <w:szCs w:val="20"/>
          <w:lang w:val="en-GB" w:eastAsia="en-GB"/>
        </w:rPr>
        <w:t>IOGA pipeline (</w:t>
      </w:r>
      <w:r w:rsidR="00B27E64" w:rsidRPr="0085322A">
        <w:rPr>
          <w:rFonts w:eastAsia="Times New Roman"/>
          <w:szCs w:val="20"/>
          <w:lang w:val="en-GB" w:eastAsia="en-GB"/>
        </w:rPr>
        <w:t xml:space="preserve">developed in the Biosystematics Group by Holmer </w:t>
      </w:r>
      <w:r w:rsidR="00F154CC">
        <w:rPr>
          <w:rFonts w:eastAsia="Times New Roman"/>
          <w:szCs w:val="20"/>
          <w:lang w:val="en-GB" w:eastAsia="en-GB"/>
        </w:rPr>
        <w:t>&amp;</w:t>
      </w:r>
      <w:r w:rsidR="00F154CC" w:rsidRPr="0085322A">
        <w:rPr>
          <w:rFonts w:eastAsia="Times New Roman"/>
          <w:szCs w:val="20"/>
          <w:lang w:val="en-GB" w:eastAsia="en-GB"/>
        </w:rPr>
        <w:t xml:space="preserve"> </w:t>
      </w:r>
      <w:r w:rsidR="00B27E64" w:rsidRPr="0085322A">
        <w:rPr>
          <w:rFonts w:eastAsia="Times New Roman"/>
          <w:szCs w:val="20"/>
          <w:lang w:val="en-GB" w:eastAsia="en-GB"/>
        </w:rPr>
        <w:t>Nieuwenhuis</w:t>
      </w:r>
      <w:r w:rsidRPr="0085322A">
        <w:rPr>
          <w:rFonts w:eastAsia="Times New Roman"/>
          <w:szCs w:val="20"/>
          <w:lang w:val="en-GB" w:eastAsia="en-GB"/>
        </w:rPr>
        <w:t xml:space="preserve">, unpublished), however, probably because of the available plastome reference sequences being too distantly related (all from Epidendroideae), my </w:t>
      </w:r>
      <w:r w:rsidR="009C3E03" w:rsidRPr="0085322A">
        <w:rPr>
          <w:rFonts w:eastAsia="Times New Roman"/>
          <w:szCs w:val="20"/>
          <w:lang w:val="en-GB" w:eastAsia="en-GB"/>
        </w:rPr>
        <w:t>draft-</w:t>
      </w:r>
      <w:r w:rsidRPr="0085322A">
        <w:rPr>
          <w:rFonts w:eastAsia="Times New Roman"/>
          <w:szCs w:val="20"/>
          <w:lang w:val="en-GB" w:eastAsia="en-GB"/>
        </w:rPr>
        <w:t xml:space="preserve">assembly was left with many gaps. </w:t>
      </w:r>
      <w:r w:rsidR="00F154CC">
        <w:rPr>
          <w:rFonts w:eastAsia="Times New Roman"/>
          <w:szCs w:val="20"/>
          <w:lang w:val="en-GB" w:eastAsia="en-GB"/>
        </w:rPr>
        <w:t xml:space="preserve">Alternatively, </w:t>
      </w:r>
      <w:r w:rsidR="00420B4C">
        <w:rPr>
          <w:rFonts w:eastAsia="Times New Roman"/>
          <w:szCs w:val="20"/>
          <w:lang w:val="en-GB" w:eastAsia="en-GB"/>
        </w:rPr>
        <w:t>failure in obtaining large contigs</w:t>
      </w:r>
      <w:r w:rsidR="00F154CC">
        <w:rPr>
          <w:rFonts w:eastAsia="Times New Roman"/>
          <w:szCs w:val="20"/>
          <w:lang w:val="en-GB" w:eastAsia="en-GB"/>
        </w:rPr>
        <w:t xml:space="preserve"> could have been the result of the very high nuclear/chloroplast genome size ratio in these </w:t>
      </w:r>
      <w:del w:id="318" w:author="Julia Faillace Thiesen" w:date="2014-04-11T16:54:00Z">
        <w:r w:rsidR="00F154CC" w:rsidDel="00C829AE">
          <w:rPr>
            <w:rFonts w:eastAsia="Times New Roman"/>
            <w:szCs w:val="20"/>
            <w:lang w:val="en-GB" w:eastAsia="en-GB"/>
          </w:rPr>
          <w:delText>samples, that</w:delText>
        </w:r>
      </w:del>
      <w:ins w:id="319" w:author="Julia Faillace Thiesen" w:date="2014-04-11T16:54:00Z">
        <w:r w:rsidR="00C829AE">
          <w:rPr>
            <w:rFonts w:eastAsia="Times New Roman"/>
            <w:szCs w:val="20"/>
            <w:lang w:val="en-GB" w:eastAsia="en-GB"/>
          </w:rPr>
          <w:t>samples, which</w:t>
        </w:r>
      </w:ins>
      <w:r w:rsidR="00F154CC">
        <w:rPr>
          <w:rFonts w:eastAsia="Times New Roman"/>
          <w:szCs w:val="20"/>
          <w:lang w:val="en-GB" w:eastAsia="en-GB"/>
        </w:rPr>
        <w:t xml:space="preserve"> were sequenced relatively </w:t>
      </w:r>
      <w:del w:id="320" w:author="Vos, R.A." w:date="2014-04-14T12:35:00Z">
        <w:r w:rsidR="00F154CC" w:rsidDel="00A91398">
          <w:rPr>
            <w:rFonts w:eastAsia="Times New Roman"/>
            <w:szCs w:val="20"/>
            <w:lang w:val="en-GB" w:eastAsia="en-GB"/>
          </w:rPr>
          <w:delText>shallowy</w:delText>
        </w:r>
      </w:del>
      <w:ins w:id="321" w:author="Vos, R.A." w:date="2014-04-14T12:35:00Z">
        <w:r w:rsidR="00A91398">
          <w:rPr>
            <w:rFonts w:eastAsia="Times New Roman"/>
            <w:szCs w:val="20"/>
            <w:lang w:val="en-GB" w:eastAsia="en-GB"/>
          </w:rPr>
          <w:t>shallowly</w:t>
        </w:r>
      </w:ins>
      <w:r w:rsidR="00F154CC">
        <w:rPr>
          <w:rFonts w:eastAsia="Times New Roman"/>
          <w:szCs w:val="20"/>
          <w:lang w:val="en-GB" w:eastAsia="en-GB"/>
        </w:rPr>
        <w:t xml:space="preserve"> (generated from a 24 sample-per-lane Illumina HiSeq run).</w:t>
      </w:r>
      <w:r w:rsidR="0010178C">
        <w:rPr>
          <w:rFonts w:eastAsia="Times New Roman"/>
          <w:szCs w:val="20"/>
          <w:lang w:val="en-GB" w:eastAsia="en-GB"/>
        </w:rPr>
        <w:t xml:space="preserve"> The size of the nuclear genome of </w:t>
      </w:r>
      <w:r w:rsidR="0010178C" w:rsidRPr="0010178C">
        <w:rPr>
          <w:rFonts w:eastAsia="Times New Roman"/>
          <w:i/>
          <w:szCs w:val="20"/>
          <w:lang w:val="en-GB" w:eastAsia="en-GB"/>
        </w:rPr>
        <w:t xml:space="preserve">P. barbatum </w:t>
      </w:r>
      <w:r w:rsidR="0010178C">
        <w:rPr>
          <w:rFonts w:eastAsia="Times New Roman"/>
          <w:szCs w:val="20"/>
          <w:lang w:val="en-GB" w:eastAsia="en-GB"/>
        </w:rPr>
        <w:t>is especially big, ~33 Gbp (dr. Bakker pers</w:t>
      </w:r>
      <w:del w:id="322" w:author="Vos, R.A." w:date="2014-04-14T12:35:00Z">
        <w:r w:rsidR="0010178C" w:rsidDel="00CC01B6">
          <w:rPr>
            <w:rFonts w:eastAsia="Times New Roman"/>
            <w:szCs w:val="20"/>
            <w:lang w:val="en-GB" w:eastAsia="en-GB"/>
          </w:rPr>
          <w:delText>n</w:delText>
        </w:r>
      </w:del>
      <w:r w:rsidR="0010178C">
        <w:rPr>
          <w:rFonts w:eastAsia="Times New Roman"/>
          <w:szCs w:val="20"/>
          <w:lang w:val="en-GB" w:eastAsia="en-GB"/>
        </w:rPr>
        <w:t xml:space="preserve">. comm.). </w:t>
      </w:r>
      <w:r w:rsidRPr="0085322A">
        <w:rPr>
          <w:rFonts w:eastAsia="Times New Roman"/>
          <w:szCs w:val="20"/>
          <w:lang w:val="en-GB" w:eastAsia="en-GB"/>
        </w:rPr>
        <w:t>However,</w:t>
      </w:r>
      <w:r w:rsidR="00420B4C">
        <w:rPr>
          <w:rFonts w:eastAsia="Times New Roman"/>
          <w:szCs w:val="20"/>
          <w:lang w:val="en-GB" w:eastAsia="en-GB"/>
        </w:rPr>
        <w:t xml:space="preserve"> it is expected that</w:t>
      </w:r>
      <w:r w:rsidRPr="0085322A">
        <w:rPr>
          <w:rFonts w:eastAsia="Times New Roman"/>
          <w:szCs w:val="20"/>
          <w:lang w:val="en-GB" w:eastAsia="en-GB"/>
        </w:rPr>
        <w:t xml:space="preserve"> </w:t>
      </w:r>
      <w:r w:rsidR="00420B4C">
        <w:rPr>
          <w:rFonts w:eastAsia="Times New Roman"/>
          <w:szCs w:val="20"/>
          <w:lang w:val="en-GB" w:eastAsia="en-GB"/>
        </w:rPr>
        <w:t xml:space="preserve">use of two additional </w:t>
      </w:r>
      <w:r w:rsidR="00B27E64" w:rsidRPr="0085322A">
        <w:rPr>
          <w:rFonts w:eastAsia="Times New Roman"/>
          <w:szCs w:val="20"/>
          <w:lang w:val="en-GB" w:eastAsia="en-GB"/>
        </w:rPr>
        <w:t xml:space="preserve">Cypripedioideae </w:t>
      </w:r>
      <w:r w:rsidRPr="0085322A">
        <w:rPr>
          <w:rFonts w:eastAsia="Times New Roman"/>
          <w:szCs w:val="20"/>
          <w:lang w:val="en-GB" w:eastAsia="en-GB"/>
        </w:rPr>
        <w:t xml:space="preserve">reference </w:t>
      </w:r>
      <w:r w:rsidR="00410DD3">
        <w:rPr>
          <w:rFonts w:eastAsia="Times New Roman"/>
          <w:szCs w:val="20"/>
          <w:lang w:val="en-GB" w:eastAsia="en-GB"/>
        </w:rPr>
        <w:t>plastome sequence</w:t>
      </w:r>
      <w:r w:rsidR="00420B4C">
        <w:rPr>
          <w:rFonts w:eastAsia="Times New Roman"/>
          <w:szCs w:val="20"/>
          <w:lang w:val="en-GB" w:eastAsia="en-GB"/>
        </w:rPr>
        <w:t>s as scaffold</w:t>
      </w:r>
      <w:r w:rsidR="00B27E64" w:rsidRPr="0085322A">
        <w:rPr>
          <w:rFonts w:eastAsia="Times New Roman"/>
          <w:szCs w:val="20"/>
          <w:lang w:val="en-GB" w:eastAsia="en-GB"/>
        </w:rPr>
        <w:t xml:space="preserve">, generated </w:t>
      </w:r>
      <w:r w:rsidR="00420B4C">
        <w:rPr>
          <w:rFonts w:eastAsia="Times New Roman"/>
          <w:szCs w:val="20"/>
          <w:lang w:val="en-GB" w:eastAsia="en-GB"/>
        </w:rPr>
        <w:t xml:space="preserve">in Kew </w:t>
      </w:r>
      <w:r w:rsidR="00331051">
        <w:rPr>
          <w:rFonts w:eastAsia="Times New Roman"/>
          <w:szCs w:val="20"/>
          <w:lang w:val="en-GB" w:eastAsia="en-GB"/>
        </w:rPr>
        <w:t>(</w:t>
      </w:r>
      <w:r w:rsidR="00331051" w:rsidRPr="007D49F0">
        <w:rPr>
          <w:rFonts w:eastAsia="Times New Roman"/>
          <w:i/>
          <w:szCs w:val="20"/>
          <w:lang w:val="en-GB" w:eastAsia="en-GB"/>
        </w:rPr>
        <w:t>Cypripedium calceolus</w:t>
      </w:r>
      <w:r w:rsidR="00331051">
        <w:rPr>
          <w:rFonts w:eastAsia="Times New Roman"/>
          <w:szCs w:val="20"/>
          <w:lang w:val="en-GB" w:eastAsia="en-GB"/>
        </w:rPr>
        <w:t xml:space="preserve">) </w:t>
      </w:r>
      <w:r w:rsidR="00420B4C">
        <w:rPr>
          <w:rFonts w:eastAsia="Times New Roman"/>
          <w:szCs w:val="20"/>
          <w:lang w:val="en-GB" w:eastAsia="en-GB"/>
        </w:rPr>
        <w:t xml:space="preserve">and Florida </w:t>
      </w:r>
      <w:r w:rsidR="00331051">
        <w:rPr>
          <w:rFonts w:eastAsia="Times New Roman"/>
          <w:szCs w:val="20"/>
          <w:lang w:val="en-GB" w:eastAsia="en-GB"/>
        </w:rPr>
        <w:t>(</w:t>
      </w:r>
      <w:r w:rsidR="00331051" w:rsidRPr="007D49F0">
        <w:rPr>
          <w:rFonts w:eastAsia="Times New Roman"/>
          <w:i/>
          <w:szCs w:val="20"/>
          <w:lang w:val="en-GB" w:eastAsia="en-GB"/>
        </w:rPr>
        <w:t>Phragmipedium longifolium</w:t>
      </w:r>
      <w:r w:rsidR="00331051">
        <w:rPr>
          <w:rFonts w:eastAsia="Times New Roman"/>
          <w:szCs w:val="20"/>
          <w:lang w:val="en-GB" w:eastAsia="en-GB"/>
        </w:rPr>
        <w:t xml:space="preserve">) </w:t>
      </w:r>
      <w:r w:rsidR="00420B4C">
        <w:rPr>
          <w:rFonts w:eastAsia="Times New Roman"/>
          <w:szCs w:val="20"/>
          <w:lang w:val="en-GB" w:eastAsia="en-GB"/>
        </w:rPr>
        <w:t xml:space="preserve">and made available to </w:t>
      </w:r>
      <w:r w:rsidR="004377D2" w:rsidRPr="0085322A">
        <w:rPr>
          <w:rFonts w:eastAsia="Times New Roman"/>
          <w:szCs w:val="20"/>
          <w:lang w:val="en-GB" w:eastAsia="en-GB"/>
        </w:rPr>
        <w:t xml:space="preserve">dr. Gravendeel </w:t>
      </w:r>
      <w:r w:rsidRPr="0085322A">
        <w:rPr>
          <w:rFonts w:eastAsia="Times New Roman"/>
          <w:szCs w:val="20"/>
          <w:lang w:val="en-GB" w:eastAsia="en-GB"/>
        </w:rPr>
        <w:t>(</w:t>
      </w:r>
      <w:r w:rsidR="004377D2" w:rsidRPr="0085322A">
        <w:rPr>
          <w:rFonts w:eastAsia="Times New Roman"/>
          <w:szCs w:val="20"/>
          <w:lang w:val="en-GB" w:eastAsia="en-GB"/>
        </w:rPr>
        <w:t>Naturalis, Leiden; pers. comm.)</w:t>
      </w:r>
      <w:r w:rsidR="00B27E64" w:rsidRPr="0085322A">
        <w:rPr>
          <w:rFonts w:eastAsia="Times New Roman"/>
          <w:szCs w:val="20"/>
          <w:lang w:val="en-GB" w:eastAsia="en-GB"/>
        </w:rPr>
        <w:t xml:space="preserve"> </w:t>
      </w:r>
      <w:r w:rsidR="00420B4C">
        <w:rPr>
          <w:rFonts w:eastAsia="Times New Roman"/>
          <w:szCs w:val="20"/>
          <w:lang w:val="en-GB" w:eastAsia="en-GB"/>
        </w:rPr>
        <w:t>will drastically</w:t>
      </w:r>
      <w:r w:rsidR="00B27E64" w:rsidRPr="0085322A">
        <w:rPr>
          <w:rFonts w:eastAsia="Times New Roman"/>
          <w:szCs w:val="20"/>
          <w:lang w:val="en-GB" w:eastAsia="en-GB"/>
        </w:rPr>
        <w:t xml:space="preserve"> improve my </w:t>
      </w:r>
      <w:r w:rsidR="00420B4C">
        <w:rPr>
          <w:rFonts w:eastAsia="Times New Roman"/>
          <w:szCs w:val="20"/>
          <w:lang w:val="en-GB" w:eastAsia="en-GB"/>
        </w:rPr>
        <w:t xml:space="preserve">initial </w:t>
      </w:r>
      <w:r w:rsidR="00B27E64" w:rsidRPr="0085322A">
        <w:rPr>
          <w:rFonts w:eastAsia="Times New Roman"/>
          <w:szCs w:val="20"/>
          <w:lang w:val="en-GB" w:eastAsia="en-GB"/>
        </w:rPr>
        <w:t>assemblies</w:t>
      </w:r>
      <w:r w:rsidR="00420B4C">
        <w:rPr>
          <w:rFonts w:eastAsia="Times New Roman"/>
          <w:szCs w:val="20"/>
          <w:lang w:val="en-GB" w:eastAsia="en-GB"/>
        </w:rPr>
        <w:t xml:space="preserve"> of these museomes</w:t>
      </w:r>
      <w:r w:rsidR="004377D2" w:rsidRPr="0085322A">
        <w:rPr>
          <w:rFonts w:eastAsia="Times New Roman"/>
          <w:szCs w:val="20"/>
          <w:lang w:val="en-GB" w:eastAsia="en-GB"/>
        </w:rPr>
        <w:t xml:space="preserve">. </w:t>
      </w:r>
    </w:p>
    <w:p w14:paraId="46EFEE6C" w14:textId="1FB1E3C3" w:rsidR="00032722" w:rsidRPr="0085322A" w:rsidRDefault="009C3E03" w:rsidP="0085322A">
      <w:pPr>
        <w:pStyle w:val="Geenafstand"/>
        <w:ind w:firstLine="720"/>
        <w:rPr>
          <w:rFonts w:eastAsia="Times New Roman"/>
          <w:szCs w:val="20"/>
          <w:lang w:val="en-GB" w:eastAsia="en-GB"/>
        </w:rPr>
      </w:pPr>
      <w:r w:rsidRPr="0085322A">
        <w:rPr>
          <w:rFonts w:eastAsia="Times New Roman"/>
          <w:szCs w:val="20"/>
          <w:lang w:val="en-GB" w:eastAsia="en-GB"/>
        </w:rPr>
        <w:t>As the level of similarity is expected to increase between the reference</w:t>
      </w:r>
      <w:r w:rsidR="00420B4C">
        <w:rPr>
          <w:rFonts w:eastAsia="Times New Roman"/>
          <w:szCs w:val="20"/>
          <w:lang w:val="en-GB" w:eastAsia="en-GB"/>
        </w:rPr>
        <w:t>s</w:t>
      </w:r>
      <w:r w:rsidRPr="0085322A">
        <w:rPr>
          <w:rFonts w:eastAsia="Times New Roman"/>
          <w:szCs w:val="20"/>
          <w:lang w:val="en-GB" w:eastAsia="en-GB"/>
        </w:rPr>
        <w:t xml:space="preserve"> and the target species, the</w:t>
      </w:r>
      <w:r w:rsidR="00316E86" w:rsidRPr="0085322A">
        <w:rPr>
          <w:rFonts w:eastAsia="Times New Roman"/>
          <w:szCs w:val="20"/>
          <w:lang w:val="en-GB" w:eastAsia="en-GB"/>
        </w:rPr>
        <w:t xml:space="preserve"> new reference</w:t>
      </w:r>
      <w:r w:rsidR="00420B4C">
        <w:rPr>
          <w:rFonts w:eastAsia="Times New Roman"/>
          <w:szCs w:val="20"/>
          <w:lang w:val="en-GB" w:eastAsia="en-GB"/>
        </w:rPr>
        <w:t>s</w:t>
      </w:r>
      <w:r w:rsidR="00316E86" w:rsidRPr="0085322A">
        <w:rPr>
          <w:rFonts w:eastAsia="Times New Roman"/>
          <w:szCs w:val="20"/>
          <w:lang w:val="en-GB" w:eastAsia="en-GB"/>
        </w:rPr>
        <w:t xml:space="preserve"> should provide </w:t>
      </w:r>
      <w:r w:rsidR="00420B4C">
        <w:rPr>
          <w:rFonts w:eastAsia="Times New Roman"/>
          <w:szCs w:val="20"/>
          <w:lang w:val="en-GB" w:eastAsia="en-GB"/>
        </w:rPr>
        <w:t xml:space="preserve">a </w:t>
      </w:r>
      <w:r w:rsidR="00316E86" w:rsidRPr="0085322A">
        <w:rPr>
          <w:rFonts w:eastAsia="Times New Roman"/>
          <w:szCs w:val="20"/>
          <w:lang w:val="en-GB" w:eastAsia="en-GB"/>
        </w:rPr>
        <w:t xml:space="preserve">better </w:t>
      </w:r>
      <w:r w:rsidRPr="0085322A">
        <w:rPr>
          <w:rFonts w:eastAsia="Times New Roman"/>
          <w:szCs w:val="20"/>
          <w:lang w:val="en-GB" w:eastAsia="en-GB"/>
        </w:rPr>
        <w:t>draft-</w:t>
      </w:r>
      <w:r w:rsidR="00316E86" w:rsidRPr="0085322A">
        <w:rPr>
          <w:rFonts w:eastAsia="Times New Roman"/>
          <w:szCs w:val="20"/>
          <w:lang w:val="en-GB" w:eastAsia="en-GB"/>
        </w:rPr>
        <w:t>assembly, with less gaps in between the scaffolds.</w:t>
      </w:r>
      <w:r w:rsidR="00032722" w:rsidRPr="0085322A">
        <w:rPr>
          <w:rFonts w:eastAsia="Times New Roman"/>
          <w:szCs w:val="20"/>
          <w:lang w:val="en-GB" w:eastAsia="en-GB"/>
        </w:rPr>
        <w:t xml:space="preserve"> This provides a good opportunity to reconstruct </w:t>
      </w:r>
      <w:r w:rsidR="00420B4C">
        <w:rPr>
          <w:rFonts w:eastAsia="Times New Roman"/>
          <w:szCs w:val="20"/>
          <w:lang w:val="en-GB" w:eastAsia="en-GB"/>
        </w:rPr>
        <w:t xml:space="preserve">both </w:t>
      </w:r>
      <w:r w:rsidR="00032722" w:rsidRPr="0085322A">
        <w:rPr>
          <w:rFonts w:eastAsia="Times New Roman"/>
          <w:i/>
          <w:szCs w:val="20"/>
          <w:lang w:val="en-GB" w:eastAsia="en-GB"/>
        </w:rPr>
        <w:t>P. barbatum</w:t>
      </w:r>
      <w:r w:rsidR="00032722" w:rsidRPr="0085322A">
        <w:rPr>
          <w:rFonts w:eastAsia="Times New Roman"/>
          <w:szCs w:val="20"/>
          <w:lang w:val="en-GB" w:eastAsia="en-GB"/>
        </w:rPr>
        <w:t xml:space="preserve"> plastomes sequences, and to explore the use of promising markers for phylogeny reconstruction. </w:t>
      </w:r>
      <w:r w:rsidR="00420B4C">
        <w:rPr>
          <w:rFonts w:eastAsia="Times New Roman"/>
          <w:szCs w:val="20"/>
          <w:lang w:val="en-GB" w:eastAsia="en-GB"/>
        </w:rPr>
        <w:t>Below, more information about both herbarium samples is provided.</w:t>
      </w:r>
    </w:p>
    <w:p w14:paraId="18224B6A" w14:textId="77777777" w:rsidR="00846EC5" w:rsidRPr="0085322A" w:rsidRDefault="00846EC5" w:rsidP="00032722">
      <w:pPr>
        <w:pStyle w:val="Geenafstand"/>
        <w:rPr>
          <w:rFonts w:eastAsia="Times New Roman"/>
          <w:szCs w:val="20"/>
          <w:lang w:val="en-GB" w:eastAsia="en-GB"/>
        </w:rPr>
      </w:pPr>
    </w:p>
    <w:p w14:paraId="0E8E108B" w14:textId="70993429" w:rsidR="00032722" w:rsidRDefault="0085322A" w:rsidP="00032722">
      <w:pPr>
        <w:rPr>
          <w:b/>
        </w:rPr>
      </w:pPr>
      <w:r w:rsidRPr="0085322A">
        <w:rPr>
          <w:b/>
        </w:rPr>
        <w:t>L0717341</w:t>
      </w:r>
    </w:p>
    <w:p w14:paraId="0969F862" w14:textId="77777777" w:rsidR="00017AB3" w:rsidRPr="00017AB3" w:rsidRDefault="00017AB3" w:rsidP="00017AB3">
      <w:pPr>
        <w:pStyle w:val="Geenafstand"/>
      </w:pPr>
    </w:p>
    <w:p w14:paraId="7B1D6C6D" w14:textId="189FEDEE" w:rsidR="00032722" w:rsidRPr="0085322A" w:rsidRDefault="00420B4C" w:rsidP="00032722">
      <w:pPr>
        <w:ind w:firstLine="720"/>
      </w:pPr>
      <w:r>
        <w:t>This specimen was c</w:t>
      </w:r>
      <w:r w:rsidR="00032722" w:rsidRPr="0085322A">
        <w:t xml:space="preserve">ollected in March 1970 by C. Davidson, in Terengganu, west Malaysia.  The total number of sequences obtained from </w:t>
      </w:r>
      <w:r w:rsidR="00E9790C">
        <w:t xml:space="preserve">the </w:t>
      </w:r>
      <w:r w:rsidR="00032722" w:rsidRPr="0085322A">
        <w:t xml:space="preserve">Illumina HiSeq2000 </w:t>
      </w:r>
      <w:r w:rsidR="00E9790C">
        <w:t xml:space="preserve">run </w:t>
      </w:r>
      <w:r w:rsidR="00032722" w:rsidRPr="0085322A">
        <w:t>was relatively low</w:t>
      </w:r>
      <w:r w:rsidR="00E9790C">
        <w:t xml:space="preserve">: </w:t>
      </w:r>
      <w:r w:rsidR="00032722" w:rsidRPr="0085322A">
        <w:t xml:space="preserve">890,670 reads of ~98 bases length. Although the quality scores from </w:t>
      </w:r>
      <w:r w:rsidR="00E9790C">
        <w:t xml:space="preserve">the </w:t>
      </w:r>
      <w:r w:rsidR="00032722" w:rsidRPr="0085322A">
        <w:t>fastqc report w</w:t>
      </w:r>
      <w:r w:rsidR="00E9790C">
        <w:t>ere</w:t>
      </w:r>
      <w:r w:rsidR="00032722" w:rsidRPr="0085322A">
        <w:t xml:space="preserve"> satisfactory (</w:t>
      </w:r>
      <w:del w:id="323" w:author="Vos, R.A." w:date="2014-04-14T12:36:00Z">
        <w:r w:rsidR="00032722" w:rsidRPr="0085322A" w:rsidDel="00992700">
          <w:delText>e.g</w:delText>
        </w:r>
      </w:del>
      <w:ins w:id="324" w:author="Vos, R.A." w:date="2014-04-14T12:36:00Z">
        <w:r w:rsidR="00992700" w:rsidRPr="0085322A">
          <w:t>e.g.</w:t>
        </w:r>
      </w:ins>
      <w:r w:rsidR="00032722" w:rsidRPr="0085322A">
        <w:t xml:space="preserve"> no overrepresented sequences), it could not be assembled when using a combined reference of four Epidendroideae orchids. </w:t>
      </w:r>
      <w:r w:rsidR="00E9790C">
        <w:t xml:space="preserve">The </w:t>
      </w:r>
      <w:r w:rsidR="0085322A">
        <w:t>SYNTHESYS number is 87.</w:t>
      </w:r>
      <w:r w:rsidR="00E9790C">
        <w:t xml:space="preserve"> </w:t>
      </w:r>
      <w:del w:id="325" w:author="Julia Faillace Thiesen" w:date="2014-04-10T14:46:00Z">
        <w:r w:rsidR="00E9790C" w:rsidRPr="002D17BC" w:rsidDel="00354708">
          <w:rPr>
            <w:highlight w:val="yellow"/>
          </w:rPr>
          <w:delText>Raw data are stored at… please provide a link to a website, …</w:delText>
        </w:r>
      </w:del>
      <w:ins w:id="326" w:author="Julia Faillace Thiesen" w:date="2014-04-10T14:46:00Z">
        <w:r w:rsidR="00354708">
          <w:t>Raw data is not yet available on</w:t>
        </w:r>
        <w:del w:id="327" w:author="Vos, R.A." w:date="2014-04-14T12:35:00Z">
          <w:r w:rsidR="00354708" w:rsidDel="00992700">
            <w:delText xml:space="preserve"> </w:delText>
          </w:r>
        </w:del>
        <w:r w:rsidR="00354708">
          <w:t>line.</w:t>
        </w:r>
      </w:ins>
    </w:p>
    <w:p w14:paraId="32D579D3" w14:textId="77777777" w:rsidR="00032722" w:rsidRDefault="00032722" w:rsidP="00032722"/>
    <w:p w14:paraId="42AF609B" w14:textId="059653C1" w:rsidR="00032722" w:rsidRPr="0085322A" w:rsidRDefault="00032722" w:rsidP="00032722">
      <w:pPr>
        <w:pStyle w:val="Kop4"/>
        <w:rPr>
          <w:rStyle w:val="Nadruk"/>
          <w:rFonts w:ascii="Times New Roman" w:hAnsi="Times New Roman" w:cs="Times New Roman"/>
          <w:b/>
          <w:i/>
          <w:color w:val="auto"/>
        </w:rPr>
      </w:pPr>
      <w:r w:rsidRPr="00846EC5">
        <w:rPr>
          <w:rStyle w:val="Nadruk"/>
          <w:rFonts w:ascii="Times New Roman" w:hAnsi="Times New Roman" w:cs="Times New Roman"/>
          <w:b/>
          <w:color w:val="auto"/>
        </w:rPr>
        <w:t xml:space="preserve"> </w:t>
      </w:r>
      <w:r w:rsidR="0085322A" w:rsidRPr="0085322A">
        <w:rPr>
          <w:rFonts w:ascii="Times New Roman" w:hAnsi="Times New Roman" w:cs="Times New Roman"/>
          <w:b/>
          <w:i w:val="0"/>
          <w:color w:val="auto"/>
        </w:rPr>
        <w:t>L0717340</w:t>
      </w:r>
    </w:p>
    <w:p w14:paraId="5D19E2B0" w14:textId="77777777" w:rsidR="00032722" w:rsidRDefault="00032722" w:rsidP="00032722"/>
    <w:p w14:paraId="64114100" w14:textId="186B8D15" w:rsidR="00993BD5" w:rsidRPr="0085322A" w:rsidRDefault="00032722" w:rsidP="00993BD5">
      <w:pPr>
        <w:ind w:firstLine="720"/>
      </w:pPr>
      <w:r>
        <w:t>This specimen was collected in April 1968</w:t>
      </w:r>
      <w:r w:rsidR="00E9790C">
        <w:t xml:space="preserve"> by an anonymous collector</w:t>
      </w:r>
      <w:r>
        <w:t xml:space="preserve"> in Pennang Hill, Malay </w:t>
      </w:r>
      <w:r w:rsidR="00E9790C">
        <w:t>P</w:t>
      </w:r>
      <w:r>
        <w:t xml:space="preserve">eninsula. The Illumina output </w:t>
      </w:r>
      <w:r w:rsidR="00E9790C">
        <w:t>included</w:t>
      </w:r>
      <w:r>
        <w:t xml:space="preserve"> 12,104,266 reads which failed in 7 of </w:t>
      </w:r>
      <w:r w:rsidR="00E9790C">
        <w:t xml:space="preserve">the </w:t>
      </w:r>
      <w:r>
        <w:t xml:space="preserve">11 parameters of </w:t>
      </w:r>
      <w:r w:rsidR="00E9790C">
        <w:t xml:space="preserve">the </w:t>
      </w:r>
      <w:r>
        <w:t xml:space="preserve">fastqc quality report. Regardless of </w:t>
      </w:r>
      <w:r w:rsidR="00993BD5">
        <w:t xml:space="preserve">the </w:t>
      </w:r>
      <w:r>
        <w:t xml:space="preserve">lower average quality of these reads, the total number of sequences was satisfactory and produced, using the same reference as the previous sample, 46 scaffolds </w:t>
      </w:r>
      <w:r w:rsidR="00993BD5">
        <w:t>containing a total of</w:t>
      </w:r>
      <w:r>
        <w:t xml:space="preserve"> 16724 bases. </w:t>
      </w:r>
      <w:r w:rsidR="00993BD5">
        <w:t xml:space="preserve">The </w:t>
      </w:r>
      <w:r w:rsidR="0085322A">
        <w:t>SYNTHESYS number is 86.</w:t>
      </w:r>
      <w:r w:rsidR="00993BD5">
        <w:t xml:space="preserve"> </w:t>
      </w:r>
      <w:ins w:id="328" w:author="Julia Faillace Thiesen" w:date="2014-04-10T14:47:00Z">
        <w:r w:rsidR="00354708">
          <w:t>Raw data is not yet available on</w:t>
        </w:r>
        <w:del w:id="329" w:author="Vos, R.A." w:date="2014-04-14T12:36:00Z">
          <w:r w:rsidR="00354708" w:rsidDel="00992700">
            <w:delText xml:space="preserve"> </w:delText>
          </w:r>
        </w:del>
        <w:r w:rsidR="00354708">
          <w:t>line.</w:t>
        </w:r>
      </w:ins>
      <w:del w:id="330" w:author="Julia Faillace Thiesen" w:date="2014-04-10T14:47:00Z">
        <w:r w:rsidR="00993BD5" w:rsidRPr="002D17BC" w:rsidDel="00354708">
          <w:rPr>
            <w:highlight w:val="yellow"/>
          </w:rPr>
          <w:delText>Raw data are stored at… please provide a link to a website, …</w:delText>
        </w:r>
      </w:del>
    </w:p>
    <w:p w14:paraId="451A659C" w14:textId="11DCF0DE" w:rsidR="00032722" w:rsidDel="00C829AE" w:rsidRDefault="00032722" w:rsidP="00032722">
      <w:pPr>
        <w:ind w:firstLine="720"/>
        <w:rPr>
          <w:del w:id="331" w:author="Julia Faillace Thiesen" w:date="2014-04-11T16:54:00Z"/>
        </w:rPr>
      </w:pPr>
    </w:p>
    <w:p w14:paraId="4CD1BD04" w14:textId="77777777" w:rsidR="00E05F0F" w:rsidRDefault="00E05F0F" w:rsidP="00E05F0F">
      <w:pPr>
        <w:pStyle w:val="Kop3"/>
        <w:spacing w:before="0"/>
        <w:rPr>
          <w:rFonts w:ascii="Times New Roman" w:hAnsi="Times New Roman" w:cs="Times New Roman"/>
          <w:b/>
          <w:color w:val="auto"/>
          <w:sz w:val="22"/>
          <w:szCs w:val="22"/>
        </w:rPr>
      </w:pPr>
    </w:p>
    <w:p w14:paraId="0999FF11" w14:textId="3258E43D" w:rsidR="00F77873" w:rsidRPr="00CC3701" w:rsidDel="00047A95" w:rsidRDefault="00F77873">
      <w:pPr>
        <w:pStyle w:val="Kop3"/>
        <w:numPr>
          <w:ilvl w:val="2"/>
          <w:numId w:val="9"/>
        </w:numPr>
        <w:rPr>
          <w:del w:id="332" w:author="Julia Faillace Thiesen" w:date="2014-04-10T10:30:00Z"/>
          <w:rFonts w:ascii="Times New Roman" w:hAnsi="Times New Roman" w:cs="Times New Roman"/>
          <w:b/>
          <w:i/>
          <w:color w:val="auto"/>
          <w:sz w:val="20"/>
          <w:szCs w:val="20"/>
          <w:rPrChange w:id="333" w:author="Julia Faillace Thiesen" w:date="2014-04-09T09:11:00Z">
            <w:rPr>
              <w:del w:id="334" w:author="Julia Faillace Thiesen" w:date="2014-04-10T10:30:00Z"/>
              <w:rFonts w:ascii="Times New Roman" w:hAnsi="Times New Roman" w:cs="Times New Roman"/>
              <w:b/>
              <w:color w:val="auto"/>
              <w:sz w:val="22"/>
              <w:szCs w:val="22"/>
            </w:rPr>
          </w:rPrChange>
        </w:rPr>
        <w:pPrChange w:id="335" w:author="Julia Faillace Thiesen" w:date="2014-04-09T08:56:00Z">
          <w:pPr>
            <w:pStyle w:val="Kop3"/>
            <w:spacing w:before="0"/>
          </w:pPr>
        </w:pPrChange>
      </w:pPr>
      <w:bookmarkStart w:id="336" w:name="_Toc384797631"/>
      <w:del w:id="337" w:author="Julia Faillace Thiesen" w:date="2014-04-10T10:30:00Z">
        <w:r w:rsidRPr="00CC3701" w:rsidDel="00047A95">
          <w:rPr>
            <w:b/>
            <w:i/>
            <w:sz w:val="20"/>
            <w:szCs w:val="20"/>
            <w:rPrChange w:id="338" w:author="Julia Faillace Thiesen" w:date="2014-04-09T09:11:00Z">
              <w:rPr>
                <w:b/>
                <w:sz w:val="22"/>
              </w:rPr>
            </w:rPrChange>
          </w:rPr>
          <w:delText>Long Range PCR and Ion Torrent Sequencing</w:delText>
        </w:r>
        <w:bookmarkEnd w:id="336"/>
      </w:del>
    </w:p>
    <w:p w14:paraId="56F39B0E" w14:textId="78534D63" w:rsidR="00316E86" w:rsidDel="00047A95" w:rsidRDefault="00316E86" w:rsidP="00316E86">
      <w:pPr>
        <w:rPr>
          <w:del w:id="339" w:author="Julia Faillace Thiesen" w:date="2014-04-10T10:30:00Z"/>
        </w:rPr>
      </w:pPr>
    </w:p>
    <w:p w14:paraId="5A90476E" w14:textId="018BAF21" w:rsidR="00316E86" w:rsidRPr="00394E5A" w:rsidDel="00047A95" w:rsidRDefault="00316E86" w:rsidP="00316E86">
      <w:pPr>
        <w:pStyle w:val="Geenafstand"/>
        <w:rPr>
          <w:del w:id="340" w:author="Julia Faillace Thiesen" w:date="2014-04-10T10:30:00Z"/>
        </w:rPr>
      </w:pPr>
      <w:del w:id="341" w:author="Julia Faillace Thiesen" w:date="2014-04-10T10:30:00Z">
        <w:r w:rsidDel="00047A95">
          <w:tab/>
        </w:r>
      </w:del>
      <w:del w:id="342" w:author="Julia Faillace Thiesen" w:date="2014-04-07T09:33:00Z">
        <w:r w:rsidR="009C3E03" w:rsidRPr="00394E5A" w:rsidDel="00280B15">
          <w:delText>The</w:delText>
        </w:r>
      </w:del>
      <w:del w:id="343" w:author="Julia Faillace Thiesen" w:date="2014-04-10T10:30:00Z">
        <w:r w:rsidR="009C3E03" w:rsidRPr="00394E5A" w:rsidDel="00047A95">
          <w:delText xml:space="preserve"> gaps between the scaffolds in the draft-assembly will be filled by generating Long Range PCR fragments for the 46-years-old specimen</w:delText>
        </w:r>
        <w:r w:rsidR="00993BD5" w:rsidRPr="00394E5A" w:rsidDel="00047A95">
          <w:delText xml:space="preserve"> to obtain a full </w:delText>
        </w:r>
        <w:r w:rsidR="009C3E03" w:rsidRPr="00394E5A" w:rsidDel="00047A95">
          <w:delText>plastome sequence. For the 44-years-old specimen, Long Range PCR will be done only if a satisfactory draft assembly is obtained with the new reference</w:delText>
        </w:r>
        <w:r w:rsidR="00993BD5" w:rsidRPr="00394E5A" w:rsidDel="00047A95">
          <w:delText>s</w:delText>
        </w:r>
        <w:r w:rsidR="009C3E03" w:rsidRPr="00394E5A" w:rsidDel="00047A95">
          <w:delText xml:space="preserve">. </w:delText>
        </w:r>
      </w:del>
      <w:del w:id="344" w:author="Julia Faillace Thiesen" w:date="2014-04-07T09:44:00Z">
        <w:r w:rsidRPr="00394E5A" w:rsidDel="009E1A78">
          <w:delText xml:space="preserve"> </w:delText>
        </w:r>
      </w:del>
    </w:p>
    <w:p w14:paraId="157379D7" w14:textId="7377DCDF" w:rsidR="00280B15" w:rsidRPr="00280B15" w:rsidDel="00047A95" w:rsidRDefault="009C3E03" w:rsidP="009E1A78">
      <w:pPr>
        <w:pStyle w:val="Geenafstand"/>
        <w:rPr>
          <w:del w:id="345" w:author="Julia Faillace Thiesen" w:date="2014-04-10T10:30:00Z"/>
        </w:rPr>
      </w:pPr>
      <w:del w:id="346" w:author="Julia Faillace Thiesen" w:date="2014-04-10T10:30:00Z">
        <w:r w:rsidRPr="00394E5A" w:rsidDel="00047A95">
          <w:tab/>
          <w:delText xml:space="preserve">The samples will be sequenced at the </w:delText>
        </w:r>
        <w:r w:rsidRPr="00394E5A" w:rsidDel="00047A95">
          <w:rPr>
            <w:szCs w:val="20"/>
          </w:rPr>
          <w:delText>IonTorrent PGM at Utrecht KNAW-CBS Fungal Diversity Center (dr. Stielow). A combination of the two sequencing techniques (Illumina HiSeq2000</w:delText>
        </w:r>
        <w:r w:rsidR="00993BD5" w:rsidRPr="00394E5A" w:rsidDel="00047A95">
          <w:rPr>
            <w:szCs w:val="20"/>
          </w:rPr>
          <w:delText xml:space="preserve"> and Ion Torrent</w:delText>
        </w:r>
        <w:r w:rsidRPr="00394E5A" w:rsidDel="00047A95">
          <w:rPr>
            <w:szCs w:val="20"/>
          </w:rPr>
          <w:delText xml:space="preserve">) will provide a reliable plastome </w:delText>
        </w:r>
        <w:r w:rsidR="00846EC5" w:rsidRPr="00394E5A" w:rsidDel="00047A95">
          <w:rPr>
            <w:szCs w:val="20"/>
          </w:rPr>
          <w:delText xml:space="preserve">reconstruction of </w:delText>
        </w:r>
        <w:r w:rsidR="00846EC5" w:rsidRPr="00394E5A" w:rsidDel="00047A95">
          <w:rPr>
            <w:i/>
            <w:szCs w:val="20"/>
          </w:rPr>
          <w:delText xml:space="preserve">P. barbatum </w:delText>
        </w:r>
        <w:r w:rsidR="00846EC5" w:rsidRPr="00394E5A" w:rsidDel="00047A95">
          <w:rPr>
            <w:szCs w:val="20"/>
          </w:rPr>
          <w:delText xml:space="preserve">from both samples. </w:delText>
        </w:r>
      </w:del>
    </w:p>
    <w:p w14:paraId="254D0FB5" w14:textId="58615ACF" w:rsidR="00E05F0F" w:rsidDel="00047A95" w:rsidRDefault="00E05F0F" w:rsidP="00E05F0F">
      <w:pPr>
        <w:pStyle w:val="Kop3"/>
        <w:spacing w:before="0"/>
        <w:rPr>
          <w:del w:id="347" w:author="Julia Faillace Thiesen" w:date="2014-04-10T10:30:00Z"/>
          <w:rFonts w:ascii="Times New Roman" w:hAnsi="Times New Roman" w:cs="Times New Roman"/>
          <w:b/>
          <w:color w:val="auto"/>
          <w:sz w:val="22"/>
          <w:szCs w:val="22"/>
        </w:rPr>
      </w:pPr>
    </w:p>
    <w:p w14:paraId="6D494126" w14:textId="357CF9C9" w:rsidR="00846EC5" w:rsidRPr="00CC3701" w:rsidRDefault="00846EC5">
      <w:pPr>
        <w:pStyle w:val="Kop3"/>
        <w:numPr>
          <w:ilvl w:val="2"/>
          <w:numId w:val="9"/>
        </w:numPr>
        <w:rPr>
          <w:rFonts w:ascii="Times New Roman" w:hAnsi="Times New Roman" w:cs="Times New Roman"/>
          <w:b/>
          <w:i/>
          <w:color w:val="auto"/>
          <w:sz w:val="20"/>
          <w:szCs w:val="20"/>
          <w:rPrChange w:id="348" w:author="Julia Faillace Thiesen" w:date="2014-04-09T09:11:00Z">
            <w:rPr>
              <w:rFonts w:ascii="Times New Roman" w:hAnsi="Times New Roman" w:cs="Times New Roman"/>
              <w:b/>
              <w:color w:val="auto"/>
              <w:sz w:val="22"/>
              <w:szCs w:val="22"/>
            </w:rPr>
          </w:rPrChange>
        </w:rPr>
        <w:pPrChange w:id="349" w:author="Julia Faillace Thiesen" w:date="2014-04-09T08:59:00Z">
          <w:pPr>
            <w:pStyle w:val="Kop3"/>
            <w:spacing w:before="0"/>
          </w:pPr>
        </w:pPrChange>
      </w:pPr>
      <w:bookmarkStart w:id="350" w:name="_Toc384797632"/>
      <w:r w:rsidRPr="00CC3701">
        <w:rPr>
          <w:rFonts w:ascii="Times New Roman" w:hAnsi="Times New Roman" w:cs="Times New Roman"/>
          <w:b/>
          <w:i/>
          <w:color w:val="auto"/>
          <w:sz w:val="20"/>
          <w:szCs w:val="20"/>
          <w:rPrChange w:id="351" w:author="Julia Faillace Thiesen" w:date="2014-04-09T09:11:00Z">
            <w:rPr>
              <w:rFonts w:ascii="Times New Roman" w:hAnsi="Times New Roman" w:cs="Times New Roman"/>
              <w:b/>
              <w:color w:val="auto"/>
              <w:sz w:val="22"/>
              <w:szCs w:val="22"/>
            </w:rPr>
          </w:rPrChange>
        </w:rPr>
        <w:t xml:space="preserve">Gene </w:t>
      </w:r>
      <w:ins w:id="352" w:author="Julia Faillace Thiesen" w:date="2014-04-09T09:03:00Z">
        <w:r w:rsidR="000B2042" w:rsidRPr="00CC3701">
          <w:rPr>
            <w:rFonts w:ascii="Times New Roman" w:hAnsi="Times New Roman" w:cs="Times New Roman"/>
            <w:b/>
            <w:i/>
            <w:color w:val="auto"/>
            <w:sz w:val="20"/>
            <w:szCs w:val="20"/>
            <w:rPrChange w:id="353" w:author="Julia Faillace Thiesen" w:date="2014-04-09T09:11:00Z">
              <w:rPr/>
            </w:rPrChange>
          </w:rPr>
          <w:t>A</w:t>
        </w:r>
      </w:ins>
      <w:del w:id="354" w:author="Julia Faillace Thiesen" w:date="2014-04-09T09:03:00Z">
        <w:r w:rsidRPr="00CC3701" w:rsidDel="000B2042">
          <w:rPr>
            <w:rFonts w:ascii="Times New Roman" w:hAnsi="Times New Roman" w:cs="Times New Roman"/>
            <w:b/>
            <w:i/>
            <w:color w:val="auto"/>
            <w:sz w:val="20"/>
            <w:szCs w:val="20"/>
            <w:rPrChange w:id="355" w:author="Julia Faillace Thiesen" w:date="2014-04-09T09:11:00Z">
              <w:rPr>
                <w:rFonts w:ascii="Times New Roman" w:hAnsi="Times New Roman" w:cs="Times New Roman"/>
                <w:b/>
                <w:color w:val="auto"/>
                <w:sz w:val="22"/>
                <w:szCs w:val="22"/>
              </w:rPr>
            </w:rPrChange>
          </w:rPr>
          <w:delText>a</w:delText>
        </w:r>
      </w:del>
      <w:r w:rsidRPr="00CC3701">
        <w:rPr>
          <w:rFonts w:ascii="Times New Roman" w:hAnsi="Times New Roman" w:cs="Times New Roman"/>
          <w:b/>
          <w:i/>
          <w:color w:val="auto"/>
          <w:sz w:val="20"/>
          <w:szCs w:val="20"/>
          <w:rPrChange w:id="356" w:author="Julia Faillace Thiesen" w:date="2014-04-09T09:11:00Z">
            <w:rPr>
              <w:rFonts w:ascii="Times New Roman" w:hAnsi="Times New Roman" w:cs="Times New Roman"/>
              <w:b/>
              <w:color w:val="auto"/>
              <w:sz w:val="22"/>
              <w:szCs w:val="22"/>
            </w:rPr>
          </w:rPrChange>
        </w:rPr>
        <w:t>nnotation</w:t>
      </w:r>
      <w:bookmarkEnd w:id="350"/>
    </w:p>
    <w:p w14:paraId="3BDE86B6" w14:textId="77777777" w:rsidR="004377D2" w:rsidRPr="004377D2" w:rsidRDefault="004377D2" w:rsidP="004377D2"/>
    <w:p w14:paraId="7A85BEFF" w14:textId="090815D2" w:rsidR="00E05F0F" w:rsidRPr="00E05F0F" w:rsidRDefault="00E05F0F" w:rsidP="004377D2">
      <w:pPr>
        <w:ind w:firstLine="720"/>
      </w:pPr>
      <w:r>
        <w:t>Gene annotation will be done using Dual Orga</w:t>
      </w:r>
      <w:r w:rsidR="0085322A">
        <w:t xml:space="preserve">nellar GenoMe Annotator (DOGMA), as described in IOGA manual, </w:t>
      </w:r>
      <w:r>
        <w:t xml:space="preserve">and Geneious. </w:t>
      </w:r>
    </w:p>
    <w:p w14:paraId="186050A6" w14:textId="77777777" w:rsidR="00E05F0F" w:rsidRDefault="00E05F0F" w:rsidP="00E05F0F">
      <w:pPr>
        <w:pStyle w:val="Kop3"/>
        <w:spacing w:before="0"/>
        <w:rPr>
          <w:rFonts w:ascii="Times New Roman" w:hAnsi="Times New Roman" w:cs="Times New Roman"/>
          <w:b/>
          <w:color w:val="auto"/>
          <w:sz w:val="22"/>
          <w:szCs w:val="22"/>
        </w:rPr>
      </w:pPr>
    </w:p>
    <w:p w14:paraId="59A2CC99" w14:textId="60897C20" w:rsidR="00846EC5" w:rsidRPr="00CC3701" w:rsidRDefault="00846EC5">
      <w:pPr>
        <w:pStyle w:val="Kop3"/>
        <w:numPr>
          <w:ilvl w:val="2"/>
          <w:numId w:val="9"/>
        </w:numPr>
        <w:rPr>
          <w:rFonts w:ascii="Times New Roman" w:hAnsi="Times New Roman" w:cs="Times New Roman"/>
          <w:b/>
          <w:i/>
          <w:color w:val="auto"/>
          <w:sz w:val="20"/>
          <w:szCs w:val="20"/>
          <w:rPrChange w:id="357" w:author="Julia Faillace Thiesen" w:date="2014-04-09T09:11:00Z">
            <w:rPr>
              <w:rFonts w:ascii="Times New Roman" w:hAnsi="Times New Roman" w:cs="Times New Roman"/>
              <w:b/>
              <w:color w:val="auto"/>
              <w:sz w:val="22"/>
              <w:szCs w:val="22"/>
            </w:rPr>
          </w:rPrChange>
        </w:rPr>
        <w:pPrChange w:id="358" w:author="Julia Faillace Thiesen" w:date="2014-04-09T08:59:00Z">
          <w:pPr>
            <w:pStyle w:val="Kop3"/>
            <w:spacing w:before="0"/>
          </w:pPr>
        </w:pPrChange>
      </w:pPr>
      <w:bookmarkStart w:id="359" w:name="_Toc384797633"/>
      <w:r w:rsidRPr="00CC3701">
        <w:rPr>
          <w:rFonts w:ascii="Times New Roman" w:hAnsi="Times New Roman" w:cs="Times New Roman"/>
          <w:b/>
          <w:i/>
          <w:color w:val="auto"/>
          <w:sz w:val="20"/>
          <w:szCs w:val="20"/>
          <w:rPrChange w:id="360" w:author="Julia Faillace Thiesen" w:date="2014-04-09T09:11:00Z">
            <w:rPr>
              <w:rFonts w:ascii="Times New Roman" w:hAnsi="Times New Roman" w:cs="Times New Roman"/>
              <w:b/>
              <w:color w:val="auto"/>
              <w:sz w:val="22"/>
              <w:szCs w:val="22"/>
            </w:rPr>
          </w:rPrChange>
        </w:rPr>
        <w:t>Submission to GenBank</w:t>
      </w:r>
      <w:bookmarkEnd w:id="359"/>
    </w:p>
    <w:p w14:paraId="7AE19A04" w14:textId="77777777" w:rsidR="004377D2" w:rsidRDefault="004377D2" w:rsidP="004377D2"/>
    <w:p w14:paraId="62E2C650" w14:textId="6AAFEE48" w:rsidR="004377D2" w:rsidDel="00A826D9" w:rsidRDefault="004377D2">
      <w:pPr>
        <w:pStyle w:val="Geenafstand"/>
        <w:rPr>
          <w:del w:id="361" w:author="Julia Faillace Thiesen" w:date="2014-04-07T11:37:00Z"/>
          <w:rFonts w:eastAsia="Times New Roman"/>
          <w:szCs w:val="20"/>
          <w:lang w:val="en-GB" w:eastAsia="en-GB"/>
        </w:rPr>
        <w:pPrChange w:id="362" w:author="Julia Faillace Thiesen" w:date="2014-04-07T11:37:00Z">
          <w:pPr>
            <w:pStyle w:val="Kop3"/>
            <w:spacing w:before="0"/>
          </w:pPr>
        </w:pPrChange>
      </w:pPr>
      <w:r>
        <w:tab/>
      </w:r>
      <w:r w:rsidRPr="0085322A">
        <w:t xml:space="preserve">The submission of </w:t>
      </w:r>
      <w:r w:rsidR="00993BD5">
        <w:t xml:space="preserve">both </w:t>
      </w:r>
      <w:r w:rsidRPr="0085322A">
        <w:rPr>
          <w:i/>
        </w:rPr>
        <w:t xml:space="preserve">P. barbatum </w:t>
      </w:r>
      <w:r w:rsidRPr="0085322A">
        <w:t>complete plastomes sequences to G</w:t>
      </w:r>
      <w:r w:rsidR="00A72294">
        <w:t xml:space="preserve">enBank will be done using </w:t>
      </w:r>
      <w:r w:rsidR="00993BD5">
        <w:t>a</w:t>
      </w:r>
      <w:r w:rsidR="00A72294">
        <w:t xml:space="preserve"> </w:t>
      </w:r>
      <w:r w:rsidRPr="0085322A">
        <w:t xml:space="preserve">pipeline developed by dr. </w:t>
      </w:r>
      <w:r w:rsidR="00EE6C38" w:rsidRPr="0085322A">
        <w:t>Vos (</w:t>
      </w:r>
      <w:r w:rsidR="00EE6C38" w:rsidRPr="0085322A">
        <w:rPr>
          <w:rFonts w:eastAsia="Times New Roman"/>
          <w:szCs w:val="20"/>
          <w:lang w:val="en-GB" w:eastAsia="en-GB"/>
        </w:rPr>
        <w:t>Naturalis, Leiden; pers. comm.).</w:t>
      </w:r>
    </w:p>
    <w:p w14:paraId="46A484A1" w14:textId="77777777" w:rsidR="00A826D9" w:rsidRPr="004377D2" w:rsidRDefault="00A826D9" w:rsidP="004377D2">
      <w:pPr>
        <w:pStyle w:val="Geenafstand"/>
        <w:rPr>
          <w:ins w:id="363" w:author="Julia Faillace Thiesen" w:date="2014-04-07T11:37:00Z"/>
        </w:rPr>
      </w:pPr>
    </w:p>
    <w:p w14:paraId="3A5A8E00" w14:textId="77777777" w:rsidR="00993BD5" w:rsidRDefault="00993BD5">
      <w:pPr>
        <w:pStyle w:val="Geenafstand"/>
        <w:pPrChange w:id="364" w:author="Julia Faillace Thiesen" w:date="2014-04-07T11:37:00Z">
          <w:pPr>
            <w:pStyle w:val="Kop3"/>
            <w:spacing w:before="0"/>
          </w:pPr>
        </w:pPrChange>
      </w:pPr>
    </w:p>
    <w:p w14:paraId="65B0D51F" w14:textId="77777777" w:rsidR="008860D3" w:rsidRDefault="008860D3">
      <w:pPr>
        <w:pStyle w:val="Kop2"/>
        <w:numPr>
          <w:ilvl w:val="1"/>
          <w:numId w:val="9"/>
        </w:numPr>
        <w:rPr>
          <w:ins w:id="365" w:author="Julia Faillace Thiesen" w:date="2014-04-10T10:04:00Z"/>
          <w:sz w:val="22"/>
        </w:rPr>
        <w:pPrChange w:id="366" w:author="Julia Faillace Thiesen" w:date="2014-04-10T09:51:00Z">
          <w:pPr>
            <w:spacing w:after="160" w:line="259" w:lineRule="auto"/>
          </w:pPr>
        </w:pPrChange>
      </w:pPr>
      <w:ins w:id="367" w:author="Julia Faillace Thiesen" w:date="2014-04-10T09:52:00Z">
        <w:r>
          <w:rPr>
            <w:sz w:val="22"/>
            <w:szCs w:val="22"/>
          </w:rPr>
          <w:t>Fungi Detection</w:t>
        </w:r>
      </w:ins>
    </w:p>
    <w:p w14:paraId="5B5FE3D8" w14:textId="77777777" w:rsidR="00E9067E" w:rsidRPr="00E9067E" w:rsidRDefault="00E9067E">
      <w:pPr>
        <w:rPr>
          <w:ins w:id="368" w:author="Julia Faillace Thiesen" w:date="2014-04-10T09:52:00Z"/>
          <w:rPrChange w:id="369" w:author="Julia Faillace Thiesen" w:date="2014-04-10T10:04:00Z">
            <w:rPr>
              <w:ins w:id="370" w:author="Julia Faillace Thiesen" w:date="2014-04-10T09:52:00Z"/>
              <w:sz w:val="22"/>
            </w:rPr>
          </w:rPrChange>
        </w:rPr>
        <w:pPrChange w:id="371" w:author="Julia Faillace Thiesen" w:date="2014-04-10T10:04:00Z">
          <w:pPr>
            <w:spacing w:after="160" w:line="259" w:lineRule="auto"/>
          </w:pPr>
        </w:pPrChange>
      </w:pPr>
    </w:p>
    <w:p w14:paraId="015A3FA0" w14:textId="1F405CFE" w:rsidR="000B2042" w:rsidRPr="00394E5A" w:rsidRDefault="002E28B3">
      <w:pPr>
        <w:ind w:firstLine="360"/>
        <w:rPr>
          <w:ins w:id="372" w:author="Julia Faillace Thiesen" w:date="2014-04-09T09:01:00Z"/>
        </w:rPr>
        <w:pPrChange w:id="373" w:author="Julia Faillace Thiesen" w:date="2014-04-10T10:04:00Z">
          <w:pPr>
            <w:spacing w:after="160" w:line="259" w:lineRule="auto"/>
          </w:pPr>
        </w:pPrChange>
      </w:pPr>
      <w:ins w:id="374" w:author="Julia Faillace Thiesen" w:date="2014-04-10T09:54:00Z">
        <w:r w:rsidRPr="00394E5A">
          <w:t>The Internal Transcribed Spacer (ITS) region o</w:t>
        </w:r>
      </w:ins>
      <w:ins w:id="375" w:author="Julia Faillace Thiesen" w:date="2014-04-10T09:57:00Z">
        <w:r w:rsidRPr="00394E5A">
          <w:t>f the nuclear ribosomal r</w:t>
        </w:r>
        <w:r w:rsidR="00E9067E" w:rsidRPr="00E9067E">
          <w:rPr>
            <w:rPrChange w:id="376" w:author="Julia Faillace Thiesen" w:date="2014-04-10T10:06:00Z">
              <w:rPr>
                <w:b/>
              </w:rPr>
            </w:rPrChange>
          </w:rPr>
          <w:t xml:space="preserve">epeat unit will be used as bait </w:t>
        </w:r>
        <w:r w:rsidRPr="00394E5A">
          <w:t>to fish out fungi reads</w:t>
        </w:r>
      </w:ins>
      <w:ins w:id="377" w:author="Julia Faillace Thiesen" w:date="2014-04-10T10:03:00Z">
        <w:r w:rsidR="00E9067E" w:rsidRPr="00E9067E">
          <w:rPr>
            <w:rPrChange w:id="378" w:author="Julia Faillace Thiesen" w:date="2014-04-10T10:06:00Z">
              <w:rPr>
                <w:b/>
              </w:rPr>
            </w:rPrChange>
          </w:rPr>
          <w:t xml:space="preserve"> from the raw Illumina read</w:t>
        </w:r>
        <w:r w:rsidR="00E9067E" w:rsidRPr="00394E5A">
          <w:t>po</w:t>
        </w:r>
        <w:r w:rsidR="00E9067E" w:rsidRPr="00E9067E">
          <w:rPr>
            <w:rPrChange w:id="379" w:author="Julia Faillace Thiesen" w:date="2014-04-10T10:06:00Z">
              <w:rPr>
                <w:b/>
              </w:rPr>
            </w:rPrChange>
          </w:rPr>
          <w:t>ol</w:t>
        </w:r>
      </w:ins>
      <w:ins w:id="380" w:author="Julia Faillace Thiesen" w:date="2014-04-10T10:07:00Z">
        <w:r w:rsidR="00E9067E">
          <w:t xml:space="preserve">. </w:t>
        </w:r>
      </w:ins>
      <w:ins w:id="381" w:author="Julia Faillace Thiesen" w:date="2014-04-10T09:58:00Z">
        <w:r w:rsidRPr="00394E5A">
          <w:t xml:space="preserve">Sequences from the genus </w:t>
        </w:r>
        <w:r w:rsidRPr="00394E5A">
          <w:rPr>
            <w:i/>
          </w:rPr>
          <w:t>Tulasn</w:t>
        </w:r>
        <w:r w:rsidRPr="00E9067E">
          <w:rPr>
            <w:i/>
            <w:rPrChange w:id="382" w:author="Julia Faillace Thiesen" w:date="2014-04-10T10:06:00Z">
              <w:rPr/>
            </w:rPrChange>
          </w:rPr>
          <w:t xml:space="preserve">ella </w:t>
        </w:r>
      </w:ins>
      <w:ins w:id="383" w:author="Julia Faillace Thiesen" w:date="2014-04-10T09:54:00Z">
        <w:r w:rsidRPr="00394E5A">
          <w:t xml:space="preserve">and </w:t>
        </w:r>
        <w:r w:rsidRPr="00E9067E">
          <w:rPr>
            <w:i/>
            <w:rPrChange w:id="384" w:author="Julia Faillace Thiesen" w:date="2014-04-10T10:06:00Z">
              <w:rPr/>
            </w:rPrChange>
          </w:rPr>
          <w:t>Rhyzotonia</w:t>
        </w:r>
      </w:ins>
      <w:ins w:id="385" w:author="Julia Faillace Thiesen" w:date="2014-04-10T09:59:00Z">
        <w:r w:rsidRPr="00394E5A">
          <w:t xml:space="preserve"> </w:t>
        </w:r>
      </w:ins>
      <w:ins w:id="386" w:author="Julia Faillace Thiesen" w:date="2014-04-10T10:00:00Z">
        <w:r w:rsidRPr="00394E5A">
          <w:t xml:space="preserve">are </w:t>
        </w:r>
        <w:r w:rsidRPr="00394E5A">
          <w:lastRenderedPageBreak/>
          <w:t>available on U</w:t>
        </w:r>
      </w:ins>
      <w:ins w:id="387" w:author="Julia Faillace Thiesen" w:date="2014-04-10T09:54:00Z">
        <w:r w:rsidRPr="00394E5A">
          <w:t>NITE database (</w:t>
        </w:r>
      </w:ins>
      <w:ins w:id="388" w:author="Julia Faillace Thiesen" w:date="2014-04-10T10:03:00Z">
        <w:r w:rsidR="00E9067E" w:rsidRPr="00E9067E">
          <w:rPr>
            <w:rPrChange w:id="389" w:author="Julia Faillace Thiesen" w:date="2014-04-10T10:06:00Z">
              <w:rPr>
                <w:rStyle w:val="Hyperlink"/>
              </w:rPr>
            </w:rPrChange>
          </w:rPr>
          <w:t>http</w:t>
        </w:r>
        <w:r w:rsidR="00E9067E" w:rsidRPr="00E9067E">
          <w:rPr>
            <w:lang w:val="en-GB"/>
            <w:rPrChange w:id="390" w:author="Julia Faillace Thiesen" w:date="2014-04-10T10:06:00Z">
              <w:rPr>
                <w:rStyle w:val="Hyperlink"/>
                <w:lang w:val="nl-NL"/>
              </w:rPr>
            </w:rPrChange>
          </w:rPr>
          <w:t>://unite.ut.ee</w:t>
        </w:r>
      </w:ins>
      <w:ins w:id="391" w:author="Julia Faillace Thiesen" w:date="2014-04-10T09:55:00Z">
        <w:r w:rsidRPr="00E9067E">
          <w:rPr>
            <w:lang w:val="en-GB"/>
            <w:rPrChange w:id="392" w:author="Julia Faillace Thiesen" w:date="2014-04-10T10:06:00Z">
              <w:rPr>
                <w:lang w:val="nl-NL"/>
              </w:rPr>
            </w:rPrChange>
          </w:rPr>
          <w:t>)</w:t>
        </w:r>
      </w:ins>
      <w:ins w:id="393" w:author="Julia Faillace Thiesen" w:date="2014-04-10T10:00:00Z">
        <w:r w:rsidRPr="00394E5A">
          <w:rPr>
            <w:lang w:val="en-GB"/>
          </w:rPr>
          <w:t>, a database f</w:t>
        </w:r>
      </w:ins>
      <w:ins w:id="394" w:author="Julia Faillace Thiesen" w:date="2014-04-10T10:01:00Z">
        <w:r w:rsidRPr="00394E5A">
          <w:rPr>
            <w:lang w:val="en-GB"/>
          </w:rPr>
          <w:t xml:space="preserve">or molecular identification of fungi (Nilsson </w:t>
        </w:r>
        <w:r w:rsidRPr="00394E5A">
          <w:rPr>
            <w:i/>
            <w:lang w:val="en-GB"/>
          </w:rPr>
          <w:t>et al.</w:t>
        </w:r>
        <w:r w:rsidRPr="00394E5A">
          <w:rPr>
            <w:lang w:val="en-GB"/>
          </w:rPr>
          <w:t xml:space="preserve"> 2011). ITS sequences from </w:t>
        </w:r>
        <w:r w:rsidRPr="00E9067E">
          <w:rPr>
            <w:i/>
            <w:lang w:val="en-GB"/>
            <w:rPrChange w:id="395" w:author="Julia Faillace Thiesen" w:date="2014-04-10T10:06:00Z">
              <w:rPr>
                <w:lang w:val="en-GB"/>
              </w:rPr>
            </w:rPrChange>
          </w:rPr>
          <w:t>Tulasnella</w:t>
        </w:r>
      </w:ins>
      <w:ins w:id="396" w:author="Julia Faillace Thiesen" w:date="2014-04-10T10:02:00Z">
        <w:r w:rsidRPr="00E9067E">
          <w:rPr>
            <w:i/>
            <w:lang w:val="en-GB"/>
            <w:rPrChange w:id="397" w:author="Julia Faillace Thiesen" w:date="2014-04-10T10:06:00Z">
              <w:rPr>
                <w:lang w:val="en-GB"/>
              </w:rPr>
            </w:rPrChange>
          </w:rPr>
          <w:t xml:space="preserve"> </w:t>
        </w:r>
        <w:r w:rsidR="00E9067E" w:rsidRPr="00E9067E">
          <w:rPr>
            <w:i/>
            <w:lang w:val="en-GB"/>
            <w:rPrChange w:id="398" w:author="Julia Faillace Thiesen" w:date="2014-04-10T10:06:00Z">
              <w:rPr>
                <w:lang w:val="en-GB"/>
              </w:rPr>
            </w:rPrChange>
          </w:rPr>
          <w:t>repens</w:t>
        </w:r>
        <w:r w:rsidR="00E9067E" w:rsidRPr="00394E5A">
          <w:rPr>
            <w:lang w:val="en-GB"/>
          </w:rPr>
          <w:t xml:space="preserve"> are available in GenBank as well.</w:t>
        </w:r>
      </w:ins>
      <w:ins w:id="399" w:author="Julia Faillace Thiesen" w:date="2014-04-10T10:07:00Z">
        <w:r w:rsidR="00E9067E">
          <w:rPr>
            <w:lang w:val="en-GB"/>
          </w:rPr>
          <w:t xml:space="preserve"> </w:t>
        </w:r>
      </w:ins>
      <w:ins w:id="400" w:author="Julia Faillace Thiesen" w:date="2014-04-10T10:08:00Z">
        <w:r w:rsidR="00E9067E">
          <w:rPr>
            <w:lang w:val="en-GB"/>
          </w:rPr>
          <w:t>The sequences will be used as reference genome</w:t>
        </w:r>
      </w:ins>
      <w:ins w:id="401" w:author="Julia Faillace Thiesen" w:date="2014-04-10T10:09:00Z">
        <w:r w:rsidR="00E9067E">
          <w:rPr>
            <w:lang w:val="en-GB"/>
          </w:rPr>
          <w:t>s</w:t>
        </w:r>
      </w:ins>
      <w:ins w:id="402" w:author="Julia Faillace Thiesen" w:date="2014-04-10T10:08:00Z">
        <w:r w:rsidR="00E9067E">
          <w:rPr>
            <w:lang w:val="en-GB"/>
          </w:rPr>
          <w:t xml:space="preserve"> in IOGA pipeline</w:t>
        </w:r>
      </w:ins>
      <w:ins w:id="403" w:author="Julia Faillace Thiesen" w:date="2014-04-10T10:09:00Z">
        <w:r w:rsidR="00E9067E">
          <w:rPr>
            <w:lang w:val="en-GB"/>
          </w:rPr>
          <w:t>, and</w:t>
        </w:r>
      </w:ins>
      <w:ins w:id="404" w:author="Julia Faillace Thiesen" w:date="2014-04-10T10:12:00Z">
        <w:r w:rsidR="00E9067E">
          <w:rPr>
            <w:lang w:val="en-GB"/>
          </w:rPr>
          <w:t>,</w:t>
        </w:r>
      </w:ins>
      <w:ins w:id="405" w:author="Julia Faillace Thiesen" w:date="2014-04-10T10:09:00Z">
        <w:r w:rsidR="00E9067E">
          <w:rPr>
            <w:lang w:val="en-GB"/>
          </w:rPr>
          <w:t xml:space="preserve"> if there are fungi reads</w:t>
        </w:r>
      </w:ins>
      <w:ins w:id="406" w:author="Julia Faillace Thiesen" w:date="2014-04-10T10:10:00Z">
        <w:r w:rsidR="00041EDB">
          <w:rPr>
            <w:lang w:val="en-GB"/>
          </w:rPr>
          <w:t>, t</w:t>
        </w:r>
        <w:r w:rsidR="00E9067E">
          <w:rPr>
            <w:lang w:val="en-GB"/>
          </w:rPr>
          <w:t>hey are expected to be detected</w:t>
        </w:r>
      </w:ins>
      <w:ins w:id="407" w:author="Julia Faillace Thiesen" w:date="2014-04-10T10:11:00Z">
        <w:r w:rsidR="00CB3FA3">
          <w:rPr>
            <w:lang w:val="en-GB"/>
          </w:rPr>
          <w:t>.</w:t>
        </w:r>
      </w:ins>
      <w:ins w:id="408" w:author="Julia Faillace Thiesen" w:date="2014-04-10T10:12:00Z">
        <w:r w:rsidR="00CB3FA3">
          <w:rPr>
            <w:lang w:val="en-GB"/>
          </w:rPr>
          <w:t xml:space="preserve"> M</w:t>
        </w:r>
      </w:ins>
      <w:ins w:id="409" w:author="Julia Faillace Thiesen" w:date="2014-04-10T10:13:00Z">
        <w:r w:rsidR="00CB3FA3">
          <w:rPr>
            <w:lang w:val="en-GB"/>
          </w:rPr>
          <w:t xml:space="preserve">ycorrhizal endophytic association </w:t>
        </w:r>
      </w:ins>
      <w:ins w:id="410" w:author="Julia Faillace Thiesen" w:date="2014-04-10T10:19:00Z">
        <w:r w:rsidR="00CB3FA3">
          <w:rPr>
            <w:lang w:val="en-GB"/>
          </w:rPr>
          <w:t>widely occur</w:t>
        </w:r>
      </w:ins>
      <w:ins w:id="411" w:author="Julia Faillace Thiesen" w:date="2014-04-10T10:13:00Z">
        <w:r w:rsidR="00CB3FA3">
          <w:rPr>
            <w:lang w:val="en-GB"/>
          </w:rPr>
          <w:t xml:space="preserve"> in orchidaceae, but its detection is </w:t>
        </w:r>
      </w:ins>
      <w:ins w:id="412" w:author="Julia Faillace Thiesen" w:date="2014-04-10T10:19:00Z">
        <w:r w:rsidR="00CB3FA3">
          <w:rPr>
            <w:lang w:val="en-GB"/>
          </w:rPr>
          <w:t xml:space="preserve">this study is </w:t>
        </w:r>
      </w:ins>
      <w:ins w:id="413" w:author="Julia Faillace Thiesen" w:date="2014-04-10T10:13:00Z">
        <w:r w:rsidR="00CB3FA3">
          <w:rPr>
            <w:lang w:val="en-GB"/>
          </w:rPr>
          <w:t>not expected</w:t>
        </w:r>
      </w:ins>
      <w:ins w:id="414" w:author="Julia Faillace Thiesen" w:date="2014-04-10T10:19:00Z">
        <w:r w:rsidR="00CB3FA3">
          <w:rPr>
            <w:lang w:val="en-GB"/>
          </w:rPr>
          <w:t xml:space="preserve">: </w:t>
        </w:r>
      </w:ins>
      <w:ins w:id="415" w:author="Julia Faillace Thiesen" w:date="2014-04-10T10:13:00Z">
        <w:r w:rsidR="00CB3FA3">
          <w:rPr>
            <w:lang w:val="en-GB"/>
          </w:rPr>
          <w:t xml:space="preserve">it occurs </w:t>
        </w:r>
      </w:ins>
      <w:ins w:id="416" w:author="Julia Faillace Thiesen" w:date="2014-04-10T10:14:00Z">
        <w:r w:rsidR="00CB3FA3">
          <w:rPr>
            <w:lang w:val="en-GB"/>
          </w:rPr>
          <w:t>mostly</w:t>
        </w:r>
      </w:ins>
      <w:ins w:id="417" w:author="Julia Faillace Thiesen" w:date="2014-04-10T10:13:00Z">
        <w:r w:rsidR="00CB3FA3">
          <w:rPr>
            <w:lang w:val="en-GB"/>
          </w:rPr>
          <w:t xml:space="preserve"> </w:t>
        </w:r>
      </w:ins>
      <w:ins w:id="418" w:author="Julia Faillace Thiesen" w:date="2014-04-10T10:14:00Z">
        <w:r w:rsidR="00CB3FA3">
          <w:rPr>
            <w:lang w:val="en-GB"/>
          </w:rPr>
          <w:t>in orchid roots, protocorms and plantlets</w:t>
        </w:r>
      </w:ins>
      <w:ins w:id="419" w:author="Julia Faillace Thiesen" w:date="2014-04-10T10:15:00Z">
        <w:r w:rsidR="00CB3FA3">
          <w:rPr>
            <w:lang w:val="en-GB"/>
          </w:rPr>
          <w:t xml:space="preserve">. As </w:t>
        </w:r>
      </w:ins>
      <w:ins w:id="420" w:author="Julia Faillace Thiesen" w:date="2014-04-10T10:20:00Z">
        <w:r w:rsidR="00CB3FA3">
          <w:rPr>
            <w:lang w:val="en-GB"/>
          </w:rPr>
          <w:t xml:space="preserve">only </w:t>
        </w:r>
      </w:ins>
      <w:ins w:id="421" w:author="Julia Faillace Thiesen" w:date="2014-04-10T10:15:00Z">
        <w:r w:rsidR="00CB3FA3">
          <w:rPr>
            <w:lang w:val="en-GB"/>
          </w:rPr>
          <w:t xml:space="preserve">foliar material was sequenced from </w:t>
        </w:r>
      </w:ins>
      <w:ins w:id="422" w:author="Julia Faillace Thiesen" w:date="2014-04-10T10:20:00Z">
        <w:r w:rsidR="00CB3FA3" w:rsidRPr="00CB3FA3">
          <w:rPr>
            <w:i/>
            <w:lang w:val="en-GB"/>
            <w:rPrChange w:id="423" w:author="Julia Faillace Thiesen" w:date="2014-04-10T10:20:00Z">
              <w:rPr>
                <w:lang w:val="en-GB"/>
              </w:rPr>
            </w:rPrChange>
          </w:rPr>
          <w:t>P. barbatum</w:t>
        </w:r>
        <w:r w:rsidR="00CB3FA3">
          <w:rPr>
            <w:lang w:val="en-GB"/>
          </w:rPr>
          <w:t xml:space="preserve"> </w:t>
        </w:r>
      </w:ins>
      <w:ins w:id="424" w:author="Julia Faillace Thiesen" w:date="2014-04-10T10:15:00Z">
        <w:r w:rsidR="00CB3FA3">
          <w:rPr>
            <w:lang w:val="en-GB"/>
          </w:rPr>
          <w:t xml:space="preserve">herbarium specimens, either </w:t>
        </w:r>
      </w:ins>
      <w:ins w:id="425" w:author="Julia Faillace Thiesen" w:date="2014-04-10T10:17:00Z">
        <w:r w:rsidR="00CB3FA3">
          <w:rPr>
            <w:lang w:val="en-GB"/>
          </w:rPr>
          <w:t xml:space="preserve">foliar </w:t>
        </w:r>
      </w:ins>
      <w:ins w:id="426" w:author="Julia Faillace Thiesen" w:date="2014-04-10T10:15:00Z">
        <w:r w:rsidR="00CB3FA3">
          <w:rPr>
            <w:lang w:val="en-GB"/>
          </w:rPr>
          <w:t>endophytical</w:t>
        </w:r>
      </w:ins>
      <w:ins w:id="427" w:author="Julia Faillace Thiesen" w:date="2014-04-10T10:13:00Z">
        <w:r w:rsidR="00CB3FA3">
          <w:rPr>
            <w:lang w:val="en-GB"/>
          </w:rPr>
          <w:t xml:space="preserve"> </w:t>
        </w:r>
      </w:ins>
      <w:ins w:id="428" w:author="Julia Faillace Thiesen" w:date="2014-04-10T10:17:00Z">
        <w:r w:rsidR="00CB3FA3">
          <w:rPr>
            <w:lang w:val="en-GB"/>
          </w:rPr>
          <w:t xml:space="preserve">fungi or fungi contamination of the </w:t>
        </w:r>
      </w:ins>
      <w:ins w:id="429" w:author="Julia Faillace Thiesen" w:date="2014-04-10T10:24:00Z">
        <w:r w:rsidR="00047A95">
          <w:rPr>
            <w:lang w:val="en-GB"/>
          </w:rPr>
          <w:t xml:space="preserve">voucher specimens </w:t>
        </w:r>
      </w:ins>
      <w:ins w:id="430" w:author="Julia Faillace Thiesen" w:date="2014-04-10T10:20:00Z">
        <w:r w:rsidR="00CB3FA3">
          <w:rPr>
            <w:lang w:val="en-GB"/>
          </w:rPr>
          <w:t xml:space="preserve">could </w:t>
        </w:r>
      </w:ins>
      <w:ins w:id="431" w:author="Julia Faillace Thiesen" w:date="2014-04-10T10:17:00Z">
        <w:r w:rsidR="00CB3FA3">
          <w:rPr>
            <w:lang w:val="en-GB"/>
          </w:rPr>
          <w:t>be detected. Af</w:t>
        </w:r>
        <w:r w:rsidR="00047A95">
          <w:rPr>
            <w:lang w:val="en-GB"/>
          </w:rPr>
          <w:t xml:space="preserve">ter the </w:t>
        </w:r>
      </w:ins>
      <w:ins w:id="432" w:author="Julia Faillace Thiesen" w:date="2014-04-10T10:25:00Z">
        <w:r w:rsidR="00047A95">
          <w:rPr>
            <w:lang w:val="en-GB"/>
          </w:rPr>
          <w:t xml:space="preserve">obtainment </w:t>
        </w:r>
      </w:ins>
      <w:ins w:id="433" w:author="Julia Faillace Thiesen" w:date="2014-04-10T10:17:00Z">
        <w:r w:rsidR="00CB3FA3">
          <w:rPr>
            <w:lang w:val="en-GB"/>
          </w:rPr>
          <w:t xml:space="preserve">of fungi reads, and after the assembly of those reads, the sequences will be </w:t>
        </w:r>
      </w:ins>
      <w:ins w:id="434" w:author="Julia Faillace Thiesen" w:date="2014-04-10T10:21:00Z">
        <w:r w:rsidR="00CB3FA3">
          <w:rPr>
            <w:lang w:val="en-GB"/>
          </w:rPr>
          <w:t>submitted</w:t>
        </w:r>
      </w:ins>
      <w:ins w:id="435" w:author="Julia Faillace Thiesen" w:date="2014-04-10T10:17:00Z">
        <w:r w:rsidR="00CB3FA3">
          <w:rPr>
            <w:lang w:val="en-GB"/>
          </w:rPr>
          <w:t xml:space="preserve"> </w:t>
        </w:r>
      </w:ins>
      <w:ins w:id="436" w:author="Julia Faillace Thiesen" w:date="2014-04-10T10:21:00Z">
        <w:r w:rsidR="00CB3FA3">
          <w:rPr>
            <w:lang w:val="en-GB"/>
          </w:rPr>
          <w:t>to BLAST search in UNITE database for its identification.</w:t>
        </w:r>
      </w:ins>
    </w:p>
    <w:p w14:paraId="0535BF90" w14:textId="6286A651" w:rsidR="005379F4" w:rsidRDefault="000B2042">
      <w:pPr>
        <w:pStyle w:val="Kop2"/>
        <w:numPr>
          <w:ilvl w:val="1"/>
          <w:numId w:val="9"/>
        </w:numPr>
        <w:rPr>
          <w:ins w:id="437" w:author="Julia Faillace Thiesen" w:date="2014-04-09T09:12:00Z"/>
          <w:sz w:val="22"/>
          <w:lang w:val="en-GB"/>
        </w:rPr>
        <w:pPrChange w:id="438" w:author="Julia Faillace Thiesen" w:date="2014-04-09T09:01:00Z">
          <w:pPr>
            <w:pStyle w:val="Geenafstand"/>
          </w:pPr>
        </w:pPrChange>
      </w:pPr>
      <w:bookmarkStart w:id="439" w:name="_Toc384797433"/>
      <w:bookmarkStart w:id="440" w:name="_Toc384797634"/>
      <w:bookmarkStart w:id="441" w:name="_Toc384797434"/>
      <w:bookmarkStart w:id="442" w:name="_Toc384797635"/>
      <w:bookmarkStart w:id="443" w:name="_Toc384797636"/>
      <w:bookmarkEnd w:id="439"/>
      <w:bookmarkEnd w:id="440"/>
      <w:bookmarkEnd w:id="441"/>
      <w:bookmarkEnd w:id="442"/>
      <w:ins w:id="444" w:author="Julia Faillace Thiesen" w:date="2014-04-09T09:00:00Z">
        <w:r w:rsidRPr="00CC3701">
          <w:rPr>
            <w:sz w:val="22"/>
            <w:szCs w:val="22"/>
            <w:lang w:val="en-GB"/>
            <w:rPrChange w:id="445" w:author="Julia Faillace Thiesen" w:date="2014-04-09T09:11:00Z">
              <w:rPr>
                <w:lang w:val="en-GB"/>
              </w:rPr>
            </w:rPrChange>
          </w:rPr>
          <w:t xml:space="preserve">Phylogenetic </w:t>
        </w:r>
      </w:ins>
      <w:bookmarkEnd w:id="443"/>
      <w:ins w:id="446" w:author="Julia Faillace Thiesen" w:date="2014-04-09T15:20:00Z">
        <w:r w:rsidR="00DB190A">
          <w:rPr>
            <w:sz w:val="22"/>
            <w:szCs w:val="22"/>
            <w:lang w:val="en-GB"/>
          </w:rPr>
          <w:t>methods</w:t>
        </w:r>
      </w:ins>
    </w:p>
    <w:p w14:paraId="07E16E8B" w14:textId="77777777" w:rsidR="00CC3701" w:rsidRPr="00CC3701" w:rsidRDefault="00CC3701">
      <w:pPr>
        <w:rPr>
          <w:lang w:val="en-GB"/>
        </w:rPr>
        <w:pPrChange w:id="447" w:author="Julia Faillace Thiesen" w:date="2014-04-09T09:12:00Z">
          <w:pPr>
            <w:pStyle w:val="Geenafstand"/>
          </w:pPr>
        </w:pPrChange>
      </w:pPr>
    </w:p>
    <w:p w14:paraId="6F51C08C" w14:textId="6BA72A44" w:rsidR="005379F4" w:rsidRPr="00CC3701" w:rsidRDefault="005379F4">
      <w:pPr>
        <w:pStyle w:val="Kop3"/>
        <w:numPr>
          <w:ilvl w:val="2"/>
          <w:numId w:val="9"/>
        </w:numPr>
        <w:rPr>
          <w:rStyle w:val="Subtielebenadrukking"/>
          <w:rFonts w:ascii="Times New Roman" w:hAnsi="Times New Roman" w:cs="Times New Roman"/>
          <w:b/>
          <w:i w:val="0"/>
          <w:iCs w:val="0"/>
          <w:color w:val="auto"/>
          <w:szCs w:val="20"/>
          <w:rPrChange w:id="448" w:author="Julia Faillace Thiesen" w:date="2014-04-09T09:12:00Z">
            <w:rPr>
              <w:rStyle w:val="Subtielebenadrukking"/>
              <w:rFonts w:ascii="Times New Roman" w:eastAsia="Calibri" w:hAnsi="Times New Roman" w:cs="Times New Roman"/>
              <w:b/>
              <w:i/>
              <w:iCs/>
              <w:color w:val="auto"/>
            </w:rPr>
          </w:rPrChange>
        </w:rPr>
        <w:pPrChange w:id="449" w:author="Julia Faillace Thiesen" w:date="2014-04-09T08:57:00Z">
          <w:pPr>
            <w:pStyle w:val="Kop4"/>
          </w:pPr>
        </w:pPrChange>
      </w:pPr>
      <w:bookmarkStart w:id="450" w:name="_Toc384797637"/>
      <w:r w:rsidRPr="00CC3701">
        <w:rPr>
          <w:rStyle w:val="Subtielebenadrukking"/>
          <w:rFonts w:ascii="Times New Roman" w:hAnsi="Times New Roman" w:cs="Times New Roman"/>
          <w:b/>
          <w:iCs w:val="0"/>
          <w:color w:val="auto"/>
          <w:sz w:val="20"/>
          <w:szCs w:val="20"/>
          <w:rPrChange w:id="451" w:author="Julia Faillace Thiesen" w:date="2014-04-09T09:12:00Z">
            <w:rPr>
              <w:rStyle w:val="Subtielebenadrukking"/>
              <w:rFonts w:ascii="Times New Roman" w:hAnsi="Times New Roman" w:cs="Times New Roman"/>
              <w:b/>
              <w:color w:val="auto"/>
            </w:rPr>
          </w:rPrChange>
        </w:rPr>
        <w:t xml:space="preserve">Whole cpDNA Orchidaceae </w:t>
      </w:r>
      <w:ins w:id="452" w:author="Julia Faillace Thiesen" w:date="2014-04-09T09:03:00Z">
        <w:r w:rsidR="000B2042" w:rsidRPr="00CC3701">
          <w:rPr>
            <w:rStyle w:val="Subtielebenadrukking"/>
            <w:rFonts w:ascii="Times New Roman" w:hAnsi="Times New Roman" w:cs="Times New Roman"/>
            <w:b/>
            <w:iCs w:val="0"/>
            <w:color w:val="auto"/>
            <w:sz w:val="20"/>
            <w:szCs w:val="20"/>
            <w:rPrChange w:id="453" w:author="Julia Faillace Thiesen" w:date="2014-04-09T09:12:00Z">
              <w:rPr>
                <w:rStyle w:val="Subtielebenadrukking"/>
                <w:i/>
                <w:iCs/>
                <w:color w:val="1F4D78" w:themeColor="accent1" w:themeShade="7F"/>
              </w:rPr>
            </w:rPrChange>
          </w:rPr>
          <w:t>A</w:t>
        </w:r>
      </w:ins>
      <w:del w:id="454" w:author="Julia Faillace Thiesen" w:date="2014-04-09T09:03:00Z">
        <w:r w:rsidRPr="00CC3701" w:rsidDel="000B2042">
          <w:rPr>
            <w:rStyle w:val="Subtielebenadrukking"/>
            <w:rFonts w:ascii="Times New Roman" w:hAnsi="Times New Roman" w:cs="Times New Roman"/>
            <w:b/>
            <w:iCs w:val="0"/>
            <w:color w:val="auto"/>
            <w:sz w:val="20"/>
            <w:szCs w:val="20"/>
            <w:rPrChange w:id="455" w:author="Julia Faillace Thiesen" w:date="2014-04-09T09:12:00Z">
              <w:rPr>
                <w:rStyle w:val="Subtielebenadrukking"/>
                <w:rFonts w:ascii="Times New Roman" w:hAnsi="Times New Roman" w:cs="Times New Roman"/>
                <w:b/>
                <w:color w:val="auto"/>
              </w:rPr>
            </w:rPrChange>
          </w:rPr>
          <w:delText>a</w:delText>
        </w:r>
      </w:del>
      <w:r w:rsidRPr="00CC3701">
        <w:rPr>
          <w:rStyle w:val="Subtielebenadrukking"/>
          <w:rFonts w:ascii="Times New Roman" w:hAnsi="Times New Roman" w:cs="Times New Roman"/>
          <w:b/>
          <w:iCs w:val="0"/>
          <w:color w:val="auto"/>
          <w:sz w:val="20"/>
          <w:szCs w:val="20"/>
          <w:rPrChange w:id="456" w:author="Julia Faillace Thiesen" w:date="2014-04-09T09:12:00Z">
            <w:rPr>
              <w:rStyle w:val="Subtielebenadrukking"/>
              <w:rFonts w:ascii="Times New Roman" w:hAnsi="Times New Roman" w:cs="Times New Roman"/>
              <w:b/>
              <w:color w:val="auto"/>
            </w:rPr>
          </w:rPrChange>
        </w:rPr>
        <w:t>lignment</w:t>
      </w:r>
      <w:bookmarkEnd w:id="450"/>
      <w:ins w:id="457" w:author="Julia Faillace Thiesen" w:date="2014-04-09T15:59:00Z">
        <w:r w:rsidR="00A64943">
          <w:rPr>
            <w:rStyle w:val="Subtielebenadrukking"/>
            <w:rFonts w:ascii="Times New Roman" w:hAnsi="Times New Roman" w:cs="Times New Roman"/>
            <w:b/>
            <w:iCs w:val="0"/>
            <w:color w:val="auto"/>
            <w:sz w:val="20"/>
            <w:szCs w:val="20"/>
          </w:rPr>
          <w:t xml:space="preserve">: comparative genomic analysis </w:t>
        </w:r>
      </w:ins>
    </w:p>
    <w:p w14:paraId="2E54AD93" w14:textId="77777777" w:rsidR="005379F4" w:rsidRDefault="005379F4" w:rsidP="005379F4"/>
    <w:p w14:paraId="0B3246CC" w14:textId="40EB60BE" w:rsidR="005379F4" w:rsidRDefault="005379F4" w:rsidP="005379F4">
      <w:pPr>
        <w:pStyle w:val="Geenafstand"/>
      </w:pPr>
      <w:r>
        <w:tab/>
      </w:r>
      <w:r w:rsidR="009A6789">
        <w:t>W</w:t>
      </w:r>
      <w:r>
        <w:t xml:space="preserve">hole plastome sequences within </w:t>
      </w:r>
      <w:r w:rsidR="009B36BA">
        <w:t>Orchidaceae will be aligned</w:t>
      </w:r>
      <w:ins w:id="458" w:author="Julia Faillace Thiesen" w:date="2014-04-07T08:44:00Z">
        <w:r w:rsidR="001873E9">
          <w:t xml:space="preserve"> </w:t>
        </w:r>
      </w:ins>
      <w:r>
        <w:t xml:space="preserve">with the </w:t>
      </w:r>
      <w:ins w:id="459" w:author="Julia Faillace Thiesen" w:date="2014-04-07T08:44:00Z">
        <w:r w:rsidR="001873E9">
          <w:t xml:space="preserve">aim </w:t>
        </w:r>
      </w:ins>
      <w:r>
        <w:t>of</w:t>
      </w:r>
      <w:ins w:id="460" w:author="Julia Faillace Thiesen" w:date="2014-04-09T16:01:00Z">
        <w:r w:rsidR="00A64943">
          <w:t xml:space="preserve"> </w:t>
        </w:r>
      </w:ins>
      <w:del w:id="461" w:author="Julia Faillace Thiesen" w:date="2014-04-09T16:01:00Z">
        <w:r w:rsidDel="00A64943">
          <w:delText xml:space="preserve"> </w:delText>
        </w:r>
      </w:del>
      <w:r>
        <w:t xml:space="preserve">calculate similarity among them, </w:t>
      </w:r>
      <w:r w:rsidR="009B36BA">
        <w:t>methods</w:t>
      </w:r>
      <w:r>
        <w:t xml:space="preserve"> described in Jheng </w:t>
      </w:r>
      <w:r w:rsidRPr="005379F4">
        <w:rPr>
          <w:i/>
        </w:rPr>
        <w:t>et al (</w:t>
      </w:r>
      <w:r>
        <w:t xml:space="preserve">2012). </w:t>
      </w:r>
      <w:ins w:id="462" w:author="Julia Faillace Thiesen" w:date="2014-04-09T16:00:00Z">
        <w:r w:rsidR="00A64943">
          <w:t>Pair</w:t>
        </w:r>
        <w:del w:id="463" w:author="Vos, R.A." w:date="2014-04-14T12:37:00Z">
          <w:r w:rsidR="00A64943" w:rsidDel="00120A44">
            <w:delText xml:space="preserve"> </w:delText>
          </w:r>
        </w:del>
        <w:r w:rsidR="00A64943">
          <w:t xml:space="preserve">wise distance methods will also be used to detect promising markers. </w:t>
        </w:r>
      </w:ins>
      <w:ins w:id="464" w:author="Julia Faillace Thiesen" w:date="2014-04-07T08:57:00Z">
        <w:r w:rsidR="00D6523C">
          <w:t>Complete plastomes of species in Arecales, Liliales and Zingiberales will be used as outgroups.</w:t>
        </w:r>
      </w:ins>
      <w:ins w:id="465" w:author="Julia Faillace Thiesen" w:date="2014-04-07T08:58:00Z">
        <w:r w:rsidR="00D6523C">
          <w:t xml:space="preserve"> </w:t>
        </w:r>
      </w:ins>
    </w:p>
    <w:p w14:paraId="7AC7684E" w14:textId="5D4619CF" w:rsidR="005379F4" w:rsidDel="003B5804" w:rsidRDefault="005379F4" w:rsidP="005379F4">
      <w:pPr>
        <w:pStyle w:val="Geenafstand"/>
        <w:rPr>
          <w:del w:id="466" w:author="Julia Faillace Thiesen" w:date="2014-04-07T10:00:00Z"/>
        </w:rPr>
      </w:pPr>
      <w:r>
        <w:tab/>
        <w:t xml:space="preserve">The alignment of complete cpDNA that are available in </w:t>
      </w:r>
      <w:r w:rsidR="009A6789">
        <w:t>Leiden</w:t>
      </w:r>
      <w:r w:rsidR="00712FF4">
        <w:t xml:space="preserve"> (Table </w:t>
      </w:r>
      <w:ins w:id="467" w:author="Julia Faillace Thiesen" w:date="2014-04-07T09:16:00Z">
        <w:r w:rsidR="00B61D8B">
          <w:t>1</w:t>
        </w:r>
      </w:ins>
      <w:del w:id="468" w:author="Julia Faillace Thiesen" w:date="2014-04-07T09:16:00Z">
        <w:r w:rsidR="00712FF4" w:rsidDel="00B61D8B">
          <w:delText>3</w:delText>
        </w:r>
      </w:del>
      <w:r w:rsidR="00712FF4">
        <w:t>)</w:t>
      </w:r>
      <w:r>
        <w:t>,</w:t>
      </w:r>
      <w:ins w:id="469" w:author="Vos, R.A." w:date="2014-04-14T12:37:00Z">
        <w:r w:rsidR="00120A44">
          <w:t xml:space="preserve"> </w:t>
        </w:r>
      </w:ins>
      <w:r>
        <w:t>comprising orchid cpDNA and related groups among Asparagales could also bring insights about the placement of Cypripedioideae and confirm results of previous work</w:t>
      </w:r>
      <w:del w:id="470" w:author="Vos, R.A." w:date="2014-04-14T12:37:00Z">
        <w:r w:rsidDel="00120A44">
          <w:delText>s</w:delText>
        </w:r>
      </w:del>
      <w:r>
        <w:t xml:space="preserve"> </w:t>
      </w:r>
      <w:del w:id="471" w:author="Vos, R.A." w:date="2014-04-14T12:37:00Z">
        <w:r w:rsidDel="00120A44">
          <w:delText xml:space="preserve">in </w:delText>
        </w:r>
      </w:del>
      <w:ins w:id="472" w:author="Vos, R.A." w:date="2014-04-14T12:37:00Z">
        <w:r w:rsidR="00120A44">
          <w:t>at the</w:t>
        </w:r>
        <w:r w:rsidR="00120A44">
          <w:t xml:space="preserve"> </w:t>
        </w:r>
      </w:ins>
      <w:r>
        <w:t xml:space="preserve">family level. However, the </w:t>
      </w:r>
      <w:del w:id="473" w:author="Vos, R.A." w:date="2014-04-14T12:37:00Z">
        <w:r w:rsidDel="00120A44">
          <w:delText>little amount</w:delText>
        </w:r>
      </w:del>
      <w:ins w:id="474" w:author="Vos, R.A." w:date="2014-04-14T12:37:00Z">
        <w:r w:rsidR="00120A44">
          <w:t>low number</w:t>
        </w:r>
      </w:ins>
      <w:r>
        <w:t xml:space="preserve"> of terminals on the alignment may not represent Orchid phylogeny with precision.</w:t>
      </w:r>
      <w:ins w:id="475" w:author="Julia Faillace Thiesen" w:date="2014-04-09T16:03:00Z">
        <w:r w:rsidR="00A64943">
          <w:t xml:space="preserve"> </w:t>
        </w:r>
      </w:ins>
      <w:del w:id="476" w:author="Julia Faillace Thiesen" w:date="2014-04-09T16:02:00Z">
        <w:r w:rsidDel="00A64943">
          <w:delText xml:space="preserve"> </w:delText>
        </w:r>
      </w:del>
      <w:r w:rsidR="00712FF4">
        <w:t>T</w:t>
      </w:r>
      <w:r>
        <w:t xml:space="preserve">able </w:t>
      </w:r>
      <w:r w:rsidR="00712FF4">
        <w:t>2</w:t>
      </w:r>
      <w:r>
        <w:t xml:space="preserve"> shows </w:t>
      </w:r>
      <w:r w:rsidR="0070225E">
        <w:t xml:space="preserve">part of the available complete cpDNA in GenBank that could be incorporated on the alignment. </w:t>
      </w:r>
      <w:commentRangeStart w:id="477"/>
      <w:r w:rsidR="0070225E">
        <w:t xml:space="preserve">The use of Mesquite for this approach is not enough for this approach. Erik Koenen (pers. comm.) have been using the programming language python to whole chloroplast sequences from a big amount of terminals. Therefore, instead of using mesquite, </w:t>
      </w:r>
      <w:r w:rsidR="00712FF4">
        <w:t>I will</w:t>
      </w:r>
      <w:r w:rsidR="0070225E">
        <w:t xml:space="preserve"> use Linux commands for this alignment </w:t>
      </w:r>
      <w:r w:rsidR="00712FF4">
        <w:t>next to Geneious</w:t>
      </w:r>
      <w:r w:rsidR="0070225E">
        <w:t>.</w:t>
      </w:r>
      <w:ins w:id="478" w:author="Julia Faillace Thiesen" w:date="2014-04-09T16:02:00Z">
        <w:r w:rsidR="00A64943">
          <w:t xml:space="preserve"> </w:t>
        </w:r>
      </w:ins>
      <w:commentRangeEnd w:id="477"/>
      <w:r w:rsidR="00120A44">
        <w:rPr>
          <w:rStyle w:val="Verwijzingopmerking"/>
        </w:rPr>
        <w:commentReference w:id="477"/>
      </w:r>
    </w:p>
    <w:p w14:paraId="4EF9640B" w14:textId="77777777" w:rsidR="005379F4" w:rsidRDefault="005379F4">
      <w:pPr>
        <w:pStyle w:val="Geenafstand"/>
        <w:rPr>
          <w:rFonts w:eastAsia="Times New Roman"/>
          <w:szCs w:val="20"/>
          <w:lang w:val="en-GB" w:eastAsia="en-GB"/>
        </w:rPr>
        <w:pPrChange w:id="479" w:author="Julia Faillace Thiesen" w:date="2014-04-07T10:00:00Z">
          <w:pPr>
            <w:pStyle w:val="Geenafstand"/>
            <w:ind w:firstLine="360"/>
          </w:pPr>
        </w:pPrChange>
      </w:pPr>
    </w:p>
    <w:p w14:paraId="4F38C58C" w14:textId="77777777" w:rsidR="009A6789" w:rsidRDefault="009A6789" w:rsidP="009A6789">
      <w:pPr>
        <w:pStyle w:val="Geenafstand"/>
        <w:ind w:firstLine="360"/>
        <w:rPr>
          <w:rFonts w:eastAsia="Times New Roman"/>
          <w:szCs w:val="20"/>
          <w:lang w:val="en-GB" w:eastAsia="en-GB"/>
        </w:rPr>
      </w:pPr>
    </w:p>
    <w:p w14:paraId="4FFF6BFE" w14:textId="13C29405" w:rsidR="009A6789" w:rsidRPr="00A75F40" w:rsidRDefault="00712FF4" w:rsidP="009A6789">
      <w:pPr>
        <w:pStyle w:val="Geenafstand"/>
        <w:ind w:firstLine="360"/>
        <w:jc w:val="center"/>
        <w:rPr>
          <w:rFonts w:eastAsia="Times New Roman"/>
          <w:sz w:val="16"/>
          <w:szCs w:val="16"/>
          <w:lang w:val="en-GB" w:eastAsia="en-GB"/>
        </w:rPr>
      </w:pPr>
      <w:r>
        <w:rPr>
          <w:rFonts w:eastAsia="Times New Roman"/>
          <w:b/>
          <w:sz w:val="16"/>
          <w:szCs w:val="16"/>
          <w:lang w:val="en-GB" w:eastAsia="en-GB"/>
        </w:rPr>
        <w:t xml:space="preserve">Table </w:t>
      </w:r>
      <w:r w:rsidR="00B61D8B">
        <w:rPr>
          <w:rFonts w:eastAsia="Times New Roman"/>
          <w:b/>
          <w:sz w:val="16"/>
          <w:szCs w:val="16"/>
          <w:lang w:val="en-GB" w:eastAsia="en-GB"/>
        </w:rPr>
        <w:t>1</w:t>
      </w:r>
      <w:r w:rsidR="009A6789" w:rsidRPr="00A75F40">
        <w:rPr>
          <w:rFonts w:eastAsia="Times New Roman"/>
          <w:b/>
          <w:sz w:val="16"/>
          <w:szCs w:val="16"/>
          <w:lang w:val="en-GB" w:eastAsia="en-GB"/>
        </w:rPr>
        <w:t>:</w:t>
      </w:r>
      <w:r w:rsidR="009A6789">
        <w:rPr>
          <w:rFonts w:eastAsia="Times New Roman"/>
          <w:sz w:val="16"/>
          <w:szCs w:val="16"/>
          <w:lang w:val="en-GB" w:eastAsia="en-GB"/>
        </w:rPr>
        <w:t xml:space="preserve"> Complete chloroplast sequences available in Leiden</w:t>
      </w:r>
    </w:p>
    <w:p w14:paraId="14DECAD7" w14:textId="77777777" w:rsidR="009A6789" w:rsidRPr="0090097A" w:rsidRDefault="009A6789" w:rsidP="009A6789">
      <w:pPr>
        <w:pStyle w:val="Geenafstand"/>
        <w:rPr>
          <w:lang w:val="en-GB"/>
        </w:rPr>
      </w:pPr>
    </w:p>
    <w:tbl>
      <w:tblPr>
        <w:tblW w:w="4239" w:type="dxa"/>
        <w:jc w:val="center"/>
        <w:tblLook w:val="04A0" w:firstRow="1" w:lastRow="0" w:firstColumn="1" w:lastColumn="0" w:noHBand="0" w:noVBand="1"/>
      </w:tblPr>
      <w:tblGrid>
        <w:gridCol w:w="1837"/>
        <w:gridCol w:w="1286"/>
        <w:gridCol w:w="1116"/>
      </w:tblGrid>
      <w:tr w:rsidR="007C3D6B" w:rsidRPr="00FF2DCE" w14:paraId="5B3373B3" w14:textId="77777777" w:rsidTr="001976BB">
        <w:trPr>
          <w:trHeight w:val="135"/>
          <w:jc w:val="center"/>
        </w:trPr>
        <w:tc>
          <w:tcPr>
            <w:tcW w:w="1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84C3C" w14:textId="77777777" w:rsidR="007C3D6B" w:rsidRPr="00A72294" w:rsidRDefault="007C3D6B" w:rsidP="009A6789">
            <w:pPr>
              <w:rPr>
                <w:rFonts w:ascii="Calibri" w:eastAsia="Times New Roman" w:hAnsi="Calibri"/>
                <w:b/>
                <w:color w:val="000000"/>
                <w:sz w:val="14"/>
                <w:szCs w:val="14"/>
                <w:lang w:val="en-GB" w:eastAsia="en-GB"/>
              </w:rPr>
            </w:pPr>
            <w:r w:rsidRPr="00A72294">
              <w:rPr>
                <w:rFonts w:ascii="Calibri" w:eastAsia="Times New Roman" w:hAnsi="Calibri"/>
                <w:b/>
                <w:color w:val="000000"/>
                <w:sz w:val="14"/>
                <w:szCs w:val="14"/>
                <w:lang w:val="en-GB" w:eastAsia="en-GB"/>
              </w:rPr>
              <w:t>Species name</w:t>
            </w:r>
          </w:p>
        </w:tc>
        <w:tc>
          <w:tcPr>
            <w:tcW w:w="1286" w:type="dxa"/>
            <w:tcBorders>
              <w:top w:val="single" w:sz="4" w:space="0" w:color="auto"/>
              <w:left w:val="nil"/>
              <w:bottom w:val="single" w:sz="4" w:space="0" w:color="auto"/>
              <w:right w:val="single" w:sz="4" w:space="0" w:color="auto"/>
            </w:tcBorders>
            <w:shd w:val="clear" w:color="auto" w:fill="auto"/>
            <w:noWrap/>
            <w:vAlign w:val="bottom"/>
            <w:hideMark/>
          </w:tcPr>
          <w:p w14:paraId="366805D5" w14:textId="3F126B07" w:rsidR="007C3D6B" w:rsidRPr="00A72294" w:rsidRDefault="007C3D6B" w:rsidP="002D17BC">
            <w:pPr>
              <w:jc w:val="center"/>
              <w:rPr>
                <w:rFonts w:ascii="Calibri" w:eastAsia="Times New Roman" w:hAnsi="Calibri"/>
                <w:b/>
                <w:color w:val="000000"/>
                <w:sz w:val="14"/>
                <w:szCs w:val="14"/>
                <w:lang w:val="en-GB" w:eastAsia="en-GB"/>
              </w:rPr>
            </w:pPr>
            <w:r>
              <w:rPr>
                <w:rFonts w:ascii="Calibri" w:eastAsia="Times New Roman" w:hAnsi="Calibri"/>
                <w:b/>
                <w:color w:val="000000"/>
                <w:sz w:val="14"/>
                <w:szCs w:val="14"/>
                <w:lang w:val="en-GB" w:eastAsia="en-GB"/>
              </w:rPr>
              <w:t>Family</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4FB483DC" w14:textId="6FCA346A" w:rsidR="007C3D6B" w:rsidRPr="00A72294" w:rsidRDefault="007C3D6B" w:rsidP="002D17BC">
            <w:pPr>
              <w:jc w:val="center"/>
              <w:rPr>
                <w:rFonts w:ascii="Calibri" w:eastAsia="Times New Roman" w:hAnsi="Calibri"/>
                <w:b/>
                <w:color w:val="000000"/>
                <w:sz w:val="14"/>
                <w:szCs w:val="14"/>
                <w:lang w:val="en-GB" w:eastAsia="en-GB"/>
              </w:rPr>
            </w:pPr>
            <w:r>
              <w:rPr>
                <w:rFonts w:ascii="Calibri" w:eastAsia="Times New Roman" w:hAnsi="Calibri"/>
                <w:b/>
                <w:color w:val="000000"/>
                <w:sz w:val="14"/>
                <w:szCs w:val="14"/>
                <w:lang w:val="en-GB" w:eastAsia="en-GB"/>
              </w:rPr>
              <w:t>Subfamily</w:t>
            </w:r>
          </w:p>
        </w:tc>
      </w:tr>
      <w:tr w:rsidR="007C3D6B" w:rsidRPr="00FF2DCE" w14:paraId="0EBF4DE0"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5FEA7FA1" w14:textId="0F04F097"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Bulbophyllum bicoloratum</w:t>
            </w:r>
          </w:p>
        </w:tc>
        <w:tc>
          <w:tcPr>
            <w:tcW w:w="1286" w:type="dxa"/>
            <w:tcBorders>
              <w:top w:val="nil"/>
              <w:left w:val="nil"/>
              <w:bottom w:val="single" w:sz="4" w:space="0" w:color="auto"/>
              <w:right w:val="single" w:sz="4" w:space="0" w:color="auto"/>
            </w:tcBorders>
            <w:shd w:val="clear" w:color="auto" w:fill="auto"/>
            <w:noWrap/>
            <w:vAlign w:val="bottom"/>
            <w:hideMark/>
          </w:tcPr>
          <w:p w14:paraId="26455D04" w14:textId="0A4D7F57" w:rsidR="007C3D6B" w:rsidRPr="00FF2DCE" w:rsidRDefault="007C3D6B" w:rsidP="007C3D6B">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hideMark/>
          </w:tcPr>
          <w:p w14:paraId="4E0E1EC5" w14:textId="1DD1F904"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053B1EB8"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5C1B49D6" w14:textId="606CA306"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Bulbophyllum occultum</w:t>
            </w:r>
          </w:p>
        </w:tc>
        <w:tc>
          <w:tcPr>
            <w:tcW w:w="1286" w:type="dxa"/>
            <w:tcBorders>
              <w:top w:val="nil"/>
              <w:left w:val="nil"/>
              <w:bottom w:val="single" w:sz="4" w:space="0" w:color="auto"/>
              <w:right w:val="single" w:sz="4" w:space="0" w:color="auto"/>
            </w:tcBorders>
            <w:shd w:val="clear" w:color="auto" w:fill="auto"/>
            <w:noWrap/>
            <w:hideMark/>
          </w:tcPr>
          <w:p w14:paraId="178A3D8C" w14:textId="37962A2A"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2D67E14D" w14:textId="41469DFF"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5362C430"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tcPr>
          <w:p w14:paraId="481620DB" w14:textId="45F8A08B" w:rsidR="007C3D6B" w:rsidRPr="0090097A" w:rsidRDefault="007C3D6B" w:rsidP="009A6789">
            <w:pPr>
              <w:rPr>
                <w:rFonts w:ascii="Calibri" w:eastAsia="Times New Roman" w:hAnsi="Calibri"/>
                <w:i/>
                <w:color w:val="000000"/>
                <w:sz w:val="14"/>
                <w:szCs w:val="14"/>
                <w:lang w:val="nl-NL" w:eastAsia="en-GB"/>
              </w:rPr>
            </w:pPr>
            <w:r>
              <w:rPr>
                <w:rFonts w:ascii="Calibri" w:eastAsia="Times New Roman" w:hAnsi="Calibri"/>
                <w:i/>
                <w:color w:val="000000"/>
                <w:sz w:val="14"/>
                <w:szCs w:val="14"/>
                <w:lang w:val="nl-NL" w:eastAsia="en-GB"/>
              </w:rPr>
              <w:t>Cypripedium calceolus</w:t>
            </w:r>
          </w:p>
        </w:tc>
        <w:tc>
          <w:tcPr>
            <w:tcW w:w="1286" w:type="dxa"/>
            <w:tcBorders>
              <w:top w:val="nil"/>
              <w:left w:val="nil"/>
              <w:bottom w:val="single" w:sz="4" w:space="0" w:color="auto"/>
              <w:right w:val="single" w:sz="4" w:space="0" w:color="auto"/>
            </w:tcBorders>
            <w:shd w:val="clear" w:color="auto" w:fill="auto"/>
            <w:noWrap/>
            <w:hideMark/>
          </w:tcPr>
          <w:p w14:paraId="110E99FD" w14:textId="16DC5438"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78363A2D" w14:textId="2152F250"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Cypripedioidae</w:t>
            </w:r>
          </w:p>
        </w:tc>
      </w:tr>
      <w:tr w:rsidR="007C3D6B" w:rsidRPr="00FF2DCE" w14:paraId="112D22B8"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tcPr>
          <w:p w14:paraId="0F0D3863" w14:textId="459CB917"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nl-NL" w:eastAsia="en-GB"/>
              </w:rPr>
              <w:t>Elleanthus sodiroi</w:t>
            </w:r>
          </w:p>
        </w:tc>
        <w:tc>
          <w:tcPr>
            <w:tcW w:w="1286" w:type="dxa"/>
            <w:tcBorders>
              <w:top w:val="nil"/>
              <w:left w:val="nil"/>
              <w:bottom w:val="single" w:sz="4" w:space="0" w:color="auto"/>
              <w:right w:val="single" w:sz="4" w:space="0" w:color="auto"/>
            </w:tcBorders>
            <w:shd w:val="clear" w:color="auto" w:fill="auto"/>
            <w:noWrap/>
            <w:hideMark/>
          </w:tcPr>
          <w:p w14:paraId="669D98AD" w14:textId="1D979C59"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46F71D55" w14:textId="4D280578"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7E77E69A"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tcPr>
          <w:p w14:paraId="0B99A259" w14:textId="28E37E19"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Masdevallia rosea</w:t>
            </w:r>
          </w:p>
        </w:tc>
        <w:tc>
          <w:tcPr>
            <w:tcW w:w="1286" w:type="dxa"/>
            <w:tcBorders>
              <w:top w:val="nil"/>
              <w:left w:val="nil"/>
              <w:bottom w:val="single" w:sz="4" w:space="0" w:color="auto"/>
              <w:right w:val="single" w:sz="4" w:space="0" w:color="auto"/>
            </w:tcBorders>
            <w:shd w:val="clear" w:color="auto" w:fill="auto"/>
            <w:noWrap/>
            <w:hideMark/>
          </w:tcPr>
          <w:p w14:paraId="356B224E" w14:textId="5C55B80E"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6A0FE2AD" w14:textId="1366B186"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3DD32DD4"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58D6A764" w14:textId="6E33DDC5"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Oncidium sphacelatum</w:t>
            </w:r>
          </w:p>
        </w:tc>
        <w:tc>
          <w:tcPr>
            <w:tcW w:w="1286" w:type="dxa"/>
            <w:tcBorders>
              <w:top w:val="nil"/>
              <w:left w:val="nil"/>
              <w:bottom w:val="single" w:sz="4" w:space="0" w:color="auto"/>
              <w:right w:val="single" w:sz="4" w:space="0" w:color="auto"/>
            </w:tcBorders>
            <w:shd w:val="clear" w:color="auto" w:fill="auto"/>
            <w:noWrap/>
            <w:hideMark/>
          </w:tcPr>
          <w:p w14:paraId="6BADBEED" w14:textId="5F82D3FD"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03826E6E" w14:textId="65B52EDB"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38312337"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tcPr>
          <w:p w14:paraId="6991FCDF" w14:textId="56CFB046"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Phragmipedium longifolium</w:t>
            </w:r>
          </w:p>
        </w:tc>
        <w:tc>
          <w:tcPr>
            <w:tcW w:w="1286" w:type="dxa"/>
            <w:tcBorders>
              <w:top w:val="nil"/>
              <w:left w:val="nil"/>
              <w:bottom w:val="single" w:sz="4" w:space="0" w:color="auto"/>
              <w:right w:val="single" w:sz="4" w:space="0" w:color="auto"/>
            </w:tcBorders>
            <w:shd w:val="clear" w:color="auto" w:fill="auto"/>
            <w:noWrap/>
            <w:hideMark/>
          </w:tcPr>
          <w:p w14:paraId="0D3F8D80" w14:textId="390B881F"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5A242876" w14:textId="5F2E3BEB"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Cypripedioidae</w:t>
            </w:r>
          </w:p>
        </w:tc>
      </w:tr>
      <w:tr w:rsidR="007C3D6B" w:rsidRPr="00FF2DCE" w14:paraId="15BDE677"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5020C17B" w14:textId="3DAF4141"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Sobralia bouchei</w:t>
            </w:r>
            <w:r w:rsidRPr="0090097A">
              <w:rPr>
                <w:rFonts w:ascii="Calibri" w:eastAsia="Times New Roman" w:hAnsi="Calibri"/>
                <w:i/>
                <w:color w:val="000000"/>
                <w:sz w:val="14"/>
                <w:szCs w:val="14"/>
                <w:lang w:val="en-GB" w:eastAsia="en-GB"/>
              </w:rPr>
              <w:t xml:space="preserve"> </w:t>
            </w:r>
          </w:p>
        </w:tc>
        <w:tc>
          <w:tcPr>
            <w:tcW w:w="1286" w:type="dxa"/>
            <w:tcBorders>
              <w:top w:val="nil"/>
              <w:left w:val="nil"/>
              <w:bottom w:val="single" w:sz="4" w:space="0" w:color="auto"/>
              <w:right w:val="single" w:sz="4" w:space="0" w:color="auto"/>
            </w:tcBorders>
            <w:shd w:val="clear" w:color="auto" w:fill="auto"/>
            <w:noWrap/>
            <w:hideMark/>
          </w:tcPr>
          <w:p w14:paraId="34005938" w14:textId="0A71E6BB"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0C6B919D" w14:textId="72D364D7"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1CA1D498"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313F2013" w14:textId="1D31A956"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Sobralia callosa</w:t>
            </w:r>
            <w:r w:rsidRPr="0090097A">
              <w:rPr>
                <w:rFonts w:ascii="Calibri" w:eastAsia="Times New Roman" w:hAnsi="Calibri"/>
                <w:i/>
                <w:color w:val="000000"/>
                <w:sz w:val="14"/>
                <w:szCs w:val="14"/>
                <w:lang w:val="en-GB" w:eastAsia="en-GB"/>
              </w:rPr>
              <w:t xml:space="preserve"> </w:t>
            </w:r>
          </w:p>
        </w:tc>
        <w:tc>
          <w:tcPr>
            <w:tcW w:w="1286" w:type="dxa"/>
            <w:tcBorders>
              <w:top w:val="nil"/>
              <w:left w:val="nil"/>
              <w:bottom w:val="single" w:sz="4" w:space="0" w:color="auto"/>
              <w:right w:val="single" w:sz="4" w:space="0" w:color="auto"/>
            </w:tcBorders>
            <w:shd w:val="clear" w:color="auto" w:fill="auto"/>
            <w:noWrap/>
            <w:hideMark/>
          </w:tcPr>
          <w:p w14:paraId="668DB651" w14:textId="4EAD42C3"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65983E7B" w14:textId="32D091C7"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r w:rsidR="007C3D6B" w:rsidRPr="00FF2DCE" w14:paraId="0041BA7C" w14:textId="77777777" w:rsidTr="001976BB">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076591E1" w14:textId="729FB23E" w:rsidR="007C3D6B" w:rsidRPr="0090097A" w:rsidRDefault="007C3D6B" w:rsidP="009A6789">
            <w:pPr>
              <w:rPr>
                <w:rFonts w:ascii="Calibri" w:eastAsia="Times New Roman" w:hAnsi="Calibri"/>
                <w:i/>
                <w:color w:val="000000"/>
                <w:sz w:val="14"/>
                <w:szCs w:val="14"/>
                <w:lang w:val="en-GB" w:eastAsia="en-GB"/>
              </w:rPr>
            </w:pPr>
            <w:r>
              <w:rPr>
                <w:rFonts w:ascii="Calibri" w:eastAsia="Times New Roman" w:hAnsi="Calibri"/>
                <w:i/>
                <w:color w:val="000000"/>
                <w:sz w:val="14"/>
                <w:szCs w:val="14"/>
                <w:lang w:val="en-GB" w:eastAsia="en-GB"/>
              </w:rPr>
              <w:t>Sobralia bouchei</w:t>
            </w:r>
            <w:r w:rsidRPr="0090097A">
              <w:rPr>
                <w:rFonts w:ascii="Calibri" w:eastAsia="Times New Roman" w:hAnsi="Calibri"/>
                <w:i/>
                <w:color w:val="000000"/>
                <w:sz w:val="14"/>
                <w:szCs w:val="14"/>
                <w:lang w:val="en-GB" w:eastAsia="en-GB"/>
              </w:rPr>
              <w:t xml:space="preserve"> </w:t>
            </w:r>
          </w:p>
        </w:tc>
        <w:tc>
          <w:tcPr>
            <w:tcW w:w="1286" w:type="dxa"/>
            <w:tcBorders>
              <w:top w:val="nil"/>
              <w:left w:val="nil"/>
              <w:bottom w:val="single" w:sz="4" w:space="0" w:color="auto"/>
              <w:right w:val="single" w:sz="4" w:space="0" w:color="auto"/>
            </w:tcBorders>
            <w:shd w:val="clear" w:color="auto" w:fill="auto"/>
            <w:noWrap/>
            <w:hideMark/>
          </w:tcPr>
          <w:p w14:paraId="5A4654A4" w14:textId="67E720D5" w:rsidR="007C3D6B" w:rsidRPr="00FF2DCE" w:rsidRDefault="007C3D6B" w:rsidP="007C3D6B">
            <w:pPr>
              <w:jc w:val="center"/>
              <w:rPr>
                <w:rFonts w:ascii="Calibri" w:eastAsia="Times New Roman" w:hAnsi="Calibri"/>
                <w:color w:val="000000"/>
                <w:sz w:val="14"/>
                <w:szCs w:val="14"/>
                <w:lang w:val="en-GB" w:eastAsia="en-GB"/>
              </w:rPr>
            </w:pPr>
            <w:r w:rsidRPr="00BA6CA8">
              <w:rPr>
                <w:rFonts w:ascii="Calibri" w:eastAsia="Times New Roman" w:hAnsi="Calibri"/>
                <w:color w:val="000000"/>
                <w:sz w:val="14"/>
                <w:szCs w:val="14"/>
                <w:lang w:val="en-GB" w:eastAsia="en-GB"/>
              </w:rPr>
              <w:t>Orchidaceae</w:t>
            </w:r>
          </w:p>
        </w:tc>
        <w:tc>
          <w:tcPr>
            <w:tcW w:w="1116" w:type="dxa"/>
            <w:tcBorders>
              <w:top w:val="nil"/>
              <w:left w:val="nil"/>
              <w:bottom w:val="single" w:sz="4" w:space="0" w:color="auto"/>
              <w:right w:val="single" w:sz="4" w:space="0" w:color="auto"/>
            </w:tcBorders>
            <w:shd w:val="clear" w:color="auto" w:fill="auto"/>
            <w:noWrap/>
            <w:vAlign w:val="bottom"/>
          </w:tcPr>
          <w:p w14:paraId="5729F8FC" w14:textId="06755AEF" w:rsidR="007C3D6B" w:rsidRPr="00FF2DCE" w:rsidRDefault="007C3D6B" w:rsidP="007C3D6B">
            <w:pPr>
              <w:jc w:val="center"/>
              <w:rPr>
                <w:rFonts w:ascii="Calibri" w:eastAsia="Times New Roman" w:hAnsi="Calibri"/>
                <w:color w:val="000000"/>
                <w:sz w:val="14"/>
                <w:szCs w:val="14"/>
                <w:lang w:val="en-GB" w:eastAsia="en-GB"/>
              </w:rPr>
            </w:pPr>
            <w:r>
              <w:rPr>
                <w:rFonts w:ascii="Calibri" w:eastAsia="Times New Roman" w:hAnsi="Calibri"/>
                <w:color w:val="000000"/>
                <w:sz w:val="14"/>
                <w:szCs w:val="14"/>
                <w:lang w:val="en-GB" w:eastAsia="en-GB"/>
              </w:rPr>
              <w:t>Epidendroideae</w:t>
            </w:r>
          </w:p>
        </w:tc>
      </w:tr>
    </w:tbl>
    <w:p w14:paraId="6EF5262B" w14:textId="77777777" w:rsidR="009A6789" w:rsidRDefault="009A6789" w:rsidP="009A6789">
      <w:pPr>
        <w:pStyle w:val="Geenafstand"/>
      </w:pPr>
    </w:p>
    <w:p w14:paraId="411793CD" w14:textId="48B7BC0F" w:rsidR="00B61D8B" w:rsidRDefault="00B61D8B" w:rsidP="00B61D8B">
      <w:pPr>
        <w:pStyle w:val="Geenafstand"/>
        <w:ind w:left="1440" w:firstLine="720"/>
        <w:rPr>
          <w:sz w:val="16"/>
          <w:szCs w:val="16"/>
        </w:rPr>
      </w:pPr>
      <w:r>
        <w:rPr>
          <w:b/>
          <w:sz w:val="16"/>
          <w:szCs w:val="16"/>
        </w:rPr>
        <w:t xml:space="preserve">          </w:t>
      </w:r>
      <w:r w:rsidRPr="00B61D8B">
        <w:rPr>
          <w:b/>
          <w:sz w:val="16"/>
          <w:szCs w:val="16"/>
        </w:rPr>
        <w:t xml:space="preserve">Table </w:t>
      </w:r>
      <w:ins w:id="480" w:author="Julia Faillace Thiesen" w:date="2014-04-07T09:24:00Z">
        <w:r>
          <w:rPr>
            <w:b/>
            <w:sz w:val="16"/>
            <w:szCs w:val="16"/>
          </w:rPr>
          <w:t>2</w:t>
        </w:r>
      </w:ins>
      <w:r w:rsidRPr="00B61D8B">
        <w:rPr>
          <w:b/>
          <w:sz w:val="16"/>
          <w:szCs w:val="16"/>
        </w:rPr>
        <w:t>:</w:t>
      </w:r>
      <w:r w:rsidRPr="00B61D8B">
        <w:rPr>
          <w:sz w:val="16"/>
          <w:szCs w:val="16"/>
        </w:rPr>
        <w:t xml:space="preserve"> Complete chloroplast sequences available in GenBank.</w:t>
      </w:r>
    </w:p>
    <w:p w14:paraId="00E95DDD" w14:textId="77777777" w:rsidR="00B61D8B" w:rsidRDefault="00B61D8B" w:rsidP="00B61D8B">
      <w:pPr>
        <w:pStyle w:val="Geenafstand"/>
        <w:ind w:left="1440" w:firstLine="720"/>
        <w:rPr>
          <w:sz w:val="16"/>
          <w:szCs w:val="16"/>
        </w:rPr>
      </w:pPr>
    </w:p>
    <w:tbl>
      <w:tblPr>
        <w:tblW w:w="5248" w:type="dxa"/>
        <w:jc w:val="center"/>
        <w:tblLook w:val="04A0" w:firstRow="1" w:lastRow="0" w:firstColumn="1" w:lastColumn="0" w:noHBand="0" w:noVBand="1"/>
      </w:tblPr>
      <w:tblGrid>
        <w:gridCol w:w="1837"/>
        <w:gridCol w:w="1061"/>
        <w:gridCol w:w="1286"/>
        <w:gridCol w:w="1064"/>
      </w:tblGrid>
      <w:tr w:rsidR="00B61D8B" w:rsidRPr="00FF2DCE" w14:paraId="5D69D585" w14:textId="77777777" w:rsidTr="005B11CD">
        <w:trPr>
          <w:trHeight w:val="135"/>
          <w:jc w:val="center"/>
        </w:trPr>
        <w:tc>
          <w:tcPr>
            <w:tcW w:w="1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05C4F" w14:textId="77777777" w:rsidR="00B61D8B" w:rsidRPr="00A72294" w:rsidRDefault="00B61D8B" w:rsidP="005B11CD">
            <w:pPr>
              <w:rPr>
                <w:rFonts w:ascii="Calibri" w:eastAsia="Times New Roman" w:hAnsi="Calibri"/>
                <w:b/>
                <w:color w:val="000000"/>
                <w:sz w:val="14"/>
                <w:szCs w:val="14"/>
                <w:lang w:val="en-GB" w:eastAsia="en-GB"/>
              </w:rPr>
            </w:pPr>
            <w:r w:rsidRPr="00A72294">
              <w:rPr>
                <w:rFonts w:ascii="Calibri" w:eastAsia="Times New Roman" w:hAnsi="Calibri"/>
                <w:b/>
                <w:color w:val="000000"/>
                <w:sz w:val="14"/>
                <w:szCs w:val="14"/>
                <w:lang w:val="en-GB" w:eastAsia="en-GB"/>
              </w:rPr>
              <w:t>Species name</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52523856" w14:textId="77777777" w:rsidR="00B61D8B" w:rsidRPr="00A72294" w:rsidRDefault="00B61D8B" w:rsidP="005B11CD">
            <w:pPr>
              <w:rPr>
                <w:rFonts w:ascii="Calibri" w:eastAsia="Times New Roman" w:hAnsi="Calibri"/>
                <w:b/>
                <w:color w:val="000000"/>
                <w:sz w:val="14"/>
                <w:szCs w:val="14"/>
                <w:lang w:val="en-GB" w:eastAsia="en-GB"/>
              </w:rPr>
            </w:pPr>
            <w:r w:rsidRPr="00A72294">
              <w:rPr>
                <w:rFonts w:ascii="Calibri" w:eastAsia="Times New Roman" w:hAnsi="Calibri"/>
                <w:b/>
                <w:color w:val="000000"/>
                <w:sz w:val="14"/>
                <w:szCs w:val="14"/>
                <w:lang w:val="en-GB" w:eastAsia="en-GB"/>
              </w:rPr>
              <w:t>Acession #</w:t>
            </w:r>
          </w:p>
        </w:tc>
        <w:tc>
          <w:tcPr>
            <w:tcW w:w="1286" w:type="dxa"/>
            <w:tcBorders>
              <w:top w:val="single" w:sz="4" w:space="0" w:color="auto"/>
              <w:left w:val="nil"/>
              <w:bottom w:val="single" w:sz="4" w:space="0" w:color="auto"/>
              <w:right w:val="single" w:sz="4" w:space="0" w:color="auto"/>
            </w:tcBorders>
            <w:shd w:val="clear" w:color="auto" w:fill="auto"/>
            <w:noWrap/>
            <w:vAlign w:val="bottom"/>
            <w:hideMark/>
          </w:tcPr>
          <w:p w14:paraId="37481BD3" w14:textId="77777777" w:rsidR="00B61D8B" w:rsidRPr="00A72294" w:rsidRDefault="00B61D8B" w:rsidP="005B11CD">
            <w:pPr>
              <w:rPr>
                <w:rFonts w:ascii="Calibri" w:eastAsia="Times New Roman" w:hAnsi="Calibri"/>
                <w:b/>
                <w:color w:val="000000"/>
                <w:sz w:val="14"/>
                <w:szCs w:val="14"/>
                <w:lang w:val="en-GB" w:eastAsia="en-GB"/>
              </w:rPr>
            </w:pPr>
            <w:r w:rsidRPr="00A72294">
              <w:rPr>
                <w:rFonts w:ascii="Calibri" w:eastAsia="Times New Roman" w:hAnsi="Calibri"/>
                <w:b/>
                <w:color w:val="000000"/>
                <w:sz w:val="14"/>
                <w:szCs w:val="14"/>
                <w:lang w:val="en-GB" w:eastAsia="en-GB"/>
              </w:rPr>
              <w:t>Order</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64604CA9" w14:textId="77777777" w:rsidR="00B61D8B" w:rsidRPr="00A72294" w:rsidRDefault="00B61D8B" w:rsidP="005B11CD">
            <w:pPr>
              <w:rPr>
                <w:rFonts w:ascii="Calibri" w:eastAsia="Times New Roman" w:hAnsi="Calibri"/>
                <w:b/>
                <w:color w:val="000000"/>
                <w:sz w:val="14"/>
                <w:szCs w:val="14"/>
                <w:lang w:val="en-GB" w:eastAsia="en-GB"/>
              </w:rPr>
            </w:pPr>
            <w:r w:rsidRPr="00A72294">
              <w:rPr>
                <w:rFonts w:ascii="Calibri" w:eastAsia="Times New Roman" w:hAnsi="Calibri"/>
                <w:b/>
                <w:color w:val="000000"/>
                <w:sz w:val="14"/>
                <w:szCs w:val="14"/>
                <w:lang w:val="en-GB" w:eastAsia="en-GB"/>
              </w:rPr>
              <w:t>Family</w:t>
            </w:r>
          </w:p>
        </w:tc>
      </w:tr>
      <w:tr w:rsidR="00B61D8B" w:rsidRPr="00FF2DCE" w14:paraId="6C5E2E35"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40313F42"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Cymbidium mannii </w:t>
            </w:r>
          </w:p>
        </w:tc>
        <w:tc>
          <w:tcPr>
            <w:tcW w:w="1061" w:type="dxa"/>
            <w:tcBorders>
              <w:top w:val="nil"/>
              <w:left w:val="nil"/>
              <w:bottom w:val="single" w:sz="4" w:space="0" w:color="auto"/>
              <w:right w:val="single" w:sz="4" w:space="0" w:color="auto"/>
            </w:tcBorders>
            <w:shd w:val="clear" w:color="auto" w:fill="auto"/>
            <w:noWrap/>
            <w:vAlign w:val="bottom"/>
            <w:hideMark/>
          </w:tcPr>
          <w:p w14:paraId="3C54AF0D"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NC_021433.1</w:t>
            </w:r>
          </w:p>
        </w:tc>
        <w:tc>
          <w:tcPr>
            <w:tcW w:w="1286" w:type="dxa"/>
            <w:tcBorders>
              <w:top w:val="nil"/>
              <w:left w:val="nil"/>
              <w:bottom w:val="single" w:sz="4" w:space="0" w:color="auto"/>
              <w:right w:val="single" w:sz="4" w:space="0" w:color="auto"/>
            </w:tcBorders>
            <w:shd w:val="clear" w:color="auto" w:fill="auto"/>
            <w:noWrap/>
            <w:vAlign w:val="bottom"/>
            <w:hideMark/>
          </w:tcPr>
          <w:p w14:paraId="17CC6B07"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1832B53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0525676C"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741F886F"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Cymbidium aloifolium </w:t>
            </w:r>
          </w:p>
        </w:tc>
        <w:tc>
          <w:tcPr>
            <w:tcW w:w="1061" w:type="dxa"/>
            <w:tcBorders>
              <w:top w:val="nil"/>
              <w:left w:val="nil"/>
              <w:bottom w:val="single" w:sz="4" w:space="0" w:color="auto"/>
              <w:right w:val="single" w:sz="4" w:space="0" w:color="auto"/>
            </w:tcBorders>
            <w:shd w:val="clear" w:color="auto" w:fill="auto"/>
            <w:noWrap/>
            <w:vAlign w:val="bottom"/>
            <w:hideMark/>
          </w:tcPr>
          <w:p w14:paraId="78C1FACA"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NC_021429.1</w:t>
            </w:r>
          </w:p>
        </w:tc>
        <w:tc>
          <w:tcPr>
            <w:tcW w:w="1286" w:type="dxa"/>
            <w:tcBorders>
              <w:top w:val="nil"/>
              <w:left w:val="nil"/>
              <w:bottom w:val="single" w:sz="4" w:space="0" w:color="auto"/>
              <w:right w:val="single" w:sz="4" w:space="0" w:color="auto"/>
            </w:tcBorders>
            <w:shd w:val="clear" w:color="auto" w:fill="auto"/>
            <w:noWrap/>
            <w:vAlign w:val="bottom"/>
            <w:hideMark/>
          </w:tcPr>
          <w:p w14:paraId="44BF09F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6FED7EC6"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64D436DC"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06FD4685" w14:textId="77777777" w:rsidR="00B61D8B" w:rsidRPr="0090097A" w:rsidRDefault="00B61D8B" w:rsidP="005B11CD">
            <w:pPr>
              <w:rPr>
                <w:rFonts w:ascii="Calibri" w:eastAsia="Times New Roman" w:hAnsi="Calibri"/>
                <w:i/>
                <w:color w:val="000000"/>
                <w:sz w:val="14"/>
                <w:szCs w:val="14"/>
                <w:lang w:val="nl-NL" w:eastAsia="en-GB"/>
              </w:rPr>
            </w:pPr>
            <w:r w:rsidRPr="0090097A">
              <w:rPr>
                <w:rFonts w:ascii="Calibri" w:eastAsia="Times New Roman" w:hAnsi="Calibri"/>
                <w:i/>
                <w:color w:val="000000"/>
                <w:sz w:val="14"/>
                <w:szCs w:val="14"/>
                <w:lang w:val="nl-NL" w:eastAsia="en-GB"/>
              </w:rPr>
              <w:t xml:space="preserve">Cymbidium tortisepalum </w:t>
            </w:r>
          </w:p>
        </w:tc>
        <w:tc>
          <w:tcPr>
            <w:tcW w:w="1061" w:type="dxa"/>
            <w:tcBorders>
              <w:top w:val="nil"/>
              <w:left w:val="nil"/>
              <w:bottom w:val="single" w:sz="4" w:space="0" w:color="auto"/>
              <w:right w:val="single" w:sz="4" w:space="0" w:color="auto"/>
            </w:tcBorders>
            <w:shd w:val="clear" w:color="auto" w:fill="auto"/>
            <w:noWrap/>
            <w:vAlign w:val="bottom"/>
            <w:hideMark/>
          </w:tcPr>
          <w:p w14:paraId="3D871D34"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NC_021431.1</w:t>
            </w:r>
          </w:p>
        </w:tc>
        <w:tc>
          <w:tcPr>
            <w:tcW w:w="1286" w:type="dxa"/>
            <w:tcBorders>
              <w:top w:val="nil"/>
              <w:left w:val="nil"/>
              <w:bottom w:val="single" w:sz="4" w:space="0" w:color="auto"/>
              <w:right w:val="single" w:sz="4" w:space="0" w:color="auto"/>
            </w:tcBorders>
            <w:shd w:val="clear" w:color="auto" w:fill="auto"/>
            <w:noWrap/>
            <w:vAlign w:val="bottom"/>
            <w:hideMark/>
          </w:tcPr>
          <w:p w14:paraId="03783946"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3639DCB1"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30D6A8FB"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3C49777B"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Cymbidium tracyanum </w:t>
            </w:r>
          </w:p>
        </w:tc>
        <w:tc>
          <w:tcPr>
            <w:tcW w:w="1061" w:type="dxa"/>
            <w:tcBorders>
              <w:top w:val="nil"/>
              <w:left w:val="nil"/>
              <w:bottom w:val="single" w:sz="4" w:space="0" w:color="auto"/>
              <w:right w:val="single" w:sz="4" w:space="0" w:color="auto"/>
            </w:tcBorders>
            <w:shd w:val="clear" w:color="auto" w:fill="auto"/>
            <w:noWrap/>
            <w:vAlign w:val="bottom"/>
            <w:hideMark/>
          </w:tcPr>
          <w:p w14:paraId="69797030" w14:textId="77777777" w:rsidR="00B61D8B" w:rsidRPr="00A72294" w:rsidRDefault="00B61D8B" w:rsidP="005B11CD">
            <w:pPr>
              <w:jc w:val="center"/>
              <w:rPr>
                <w:rFonts w:eastAsia="Times New Roman"/>
                <w:sz w:val="14"/>
                <w:szCs w:val="14"/>
                <w:lang w:val="en-GB" w:eastAsia="en-GB"/>
              </w:rPr>
            </w:pPr>
            <w:r w:rsidRPr="00A72294">
              <w:rPr>
                <w:rFonts w:eastAsia="Times New Roman"/>
                <w:sz w:val="14"/>
                <w:szCs w:val="14"/>
                <w:lang w:val="en-GB" w:eastAsia="en-GB"/>
              </w:rPr>
              <w:t>NC_021432.1</w:t>
            </w:r>
          </w:p>
        </w:tc>
        <w:tc>
          <w:tcPr>
            <w:tcW w:w="1286" w:type="dxa"/>
            <w:tcBorders>
              <w:top w:val="nil"/>
              <w:left w:val="nil"/>
              <w:bottom w:val="single" w:sz="4" w:space="0" w:color="auto"/>
              <w:right w:val="single" w:sz="4" w:space="0" w:color="auto"/>
            </w:tcBorders>
            <w:shd w:val="clear" w:color="auto" w:fill="auto"/>
            <w:noWrap/>
            <w:vAlign w:val="bottom"/>
            <w:hideMark/>
          </w:tcPr>
          <w:p w14:paraId="72D1DEB7"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785A074A"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7F6D0E21"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361D6BD8"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Cymbidium sinense </w:t>
            </w:r>
          </w:p>
        </w:tc>
        <w:tc>
          <w:tcPr>
            <w:tcW w:w="1061" w:type="dxa"/>
            <w:tcBorders>
              <w:top w:val="nil"/>
              <w:left w:val="nil"/>
              <w:bottom w:val="single" w:sz="4" w:space="0" w:color="auto"/>
              <w:right w:val="single" w:sz="4" w:space="0" w:color="auto"/>
            </w:tcBorders>
            <w:shd w:val="clear" w:color="auto" w:fill="auto"/>
            <w:noWrap/>
            <w:vAlign w:val="bottom"/>
            <w:hideMark/>
          </w:tcPr>
          <w:p w14:paraId="21BEFBF6" w14:textId="77777777" w:rsidR="00B61D8B" w:rsidRPr="00A72294" w:rsidRDefault="00B61D8B" w:rsidP="005B11CD">
            <w:pPr>
              <w:jc w:val="center"/>
              <w:rPr>
                <w:rFonts w:eastAsia="Times New Roman"/>
                <w:sz w:val="14"/>
                <w:szCs w:val="14"/>
                <w:lang w:val="en-GB" w:eastAsia="en-GB"/>
              </w:rPr>
            </w:pPr>
            <w:r w:rsidRPr="00A72294">
              <w:rPr>
                <w:rFonts w:eastAsia="Times New Roman"/>
                <w:sz w:val="14"/>
                <w:szCs w:val="14"/>
                <w:lang w:val="en-GB" w:eastAsia="en-GB"/>
              </w:rPr>
              <w:t>NC_021430.1</w:t>
            </w:r>
          </w:p>
        </w:tc>
        <w:tc>
          <w:tcPr>
            <w:tcW w:w="1286" w:type="dxa"/>
            <w:tcBorders>
              <w:top w:val="nil"/>
              <w:left w:val="nil"/>
              <w:bottom w:val="single" w:sz="4" w:space="0" w:color="auto"/>
              <w:right w:val="single" w:sz="4" w:space="0" w:color="auto"/>
            </w:tcBorders>
            <w:shd w:val="clear" w:color="auto" w:fill="auto"/>
            <w:noWrap/>
            <w:vAlign w:val="bottom"/>
            <w:hideMark/>
          </w:tcPr>
          <w:p w14:paraId="36D4D29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1D9F32D0"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587F114E"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15C40D83"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Phalaenopsis aphrodite </w:t>
            </w:r>
          </w:p>
        </w:tc>
        <w:tc>
          <w:tcPr>
            <w:tcW w:w="1061" w:type="dxa"/>
            <w:tcBorders>
              <w:top w:val="nil"/>
              <w:left w:val="nil"/>
              <w:bottom w:val="single" w:sz="4" w:space="0" w:color="auto"/>
              <w:right w:val="single" w:sz="4" w:space="0" w:color="auto"/>
            </w:tcBorders>
            <w:shd w:val="clear" w:color="auto" w:fill="auto"/>
            <w:noWrap/>
            <w:vAlign w:val="bottom"/>
            <w:hideMark/>
          </w:tcPr>
          <w:p w14:paraId="1D472871" w14:textId="77777777" w:rsidR="00B61D8B" w:rsidRPr="00A72294" w:rsidRDefault="00B61D8B" w:rsidP="005B11CD">
            <w:pPr>
              <w:jc w:val="center"/>
              <w:rPr>
                <w:rFonts w:eastAsia="Times New Roman"/>
                <w:sz w:val="14"/>
                <w:szCs w:val="14"/>
                <w:lang w:val="en-GB" w:eastAsia="en-GB"/>
              </w:rPr>
            </w:pPr>
            <w:r w:rsidRPr="00A72294">
              <w:rPr>
                <w:sz w:val="14"/>
                <w:szCs w:val="14"/>
                <w:shd w:val="clear" w:color="auto" w:fill="FFFFFF"/>
              </w:rPr>
              <w:t>NC_007499.1</w:t>
            </w:r>
          </w:p>
        </w:tc>
        <w:tc>
          <w:tcPr>
            <w:tcW w:w="1286" w:type="dxa"/>
            <w:tcBorders>
              <w:top w:val="nil"/>
              <w:left w:val="nil"/>
              <w:bottom w:val="single" w:sz="4" w:space="0" w:color="auto"/>
              <w:right w:val="single" w:sz="4" w:space="0" w:color="auto"/>
            </w:tcBorders>
            <w:shd w:val="clear" w:color="auto" w:fill="auto"/>
            <w:noWrap/>
            <w:vAlign w:val="bottom"/>
            <w:hideMark/>
          </w:tcPr>
          <w:p w14:paraId="4DE7465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tcPr>
          <w:p w14:paraId="3C81BEBC"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3E3DEDF4"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1DC7C377"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Phalaenopsis equestris </w:t>
            </w:r>
          </w:p>
        </w:tc>
        <w:tc>
          <w:tcPr>
            <w:tcW w:w="1061" w:type="dxa"/>
            <w:tcBorders>
              <w:top w:val="nil"/>
              <w:left w:val="nil"/>
              <w:bottom w:val="single" w:sz="4" w:space="0" w:color="auto"/>
              <w:right w:val="single" w:sz="4" w:space="0" w:color="auto"/>
            </w:tcBorders>
            <w:shd w:val="clear" w:color="auto" w:fill="auto"/>
            <w:noWrap/>
            <w:vAlign w:val="bottom"/>
            <w:hideMark/>
          </w:tcPr>
          <w:p w14:paraId="13A275D0" w14:textId="77777777" w:rsidR="00B61D8B" w:rsidRPr="00A72294" w:rsidRDefault="00B61D8B" w:rsidP="005B11CD">
            <w:pPr>
              <w:jc w:val="center"/>
              <w:rPr>
                <w:rFonts w:eastAsia="Times New Roman"/>
                <w:sz w:val="14"/>
                <w:szCs w:val="14"/>
                <w:lang w:val="en-GB" w:eastAsia="en-GB"/>
              </w:rPr>
            </w:pPr>
            <w:r w:rsidRPr="00A72294">
              <w:rPr>
                <w:rFonts w:eastAsia="Times New Roman"/>
                <w:sz w:val="14"/>
                <w:szCs w:val="14"/>
                <w:lang w:val="en-GB" w:eastAsia="en-GB"/>
              </w:rPr>
              <w:t>NC_017609.1</w:t>
            </w:r>
          </w:p>
        </w:tc>
        <w:tc>
          <w:tcPr>
            <w:tcW w:w="1286" w:type="dxa"/>
            <w:tcBorders>
              <w:top w:val="nil"/>
              <w:left w:val="nil"/>
              <w:bottom w:val="single" w:sz="4" w:space="0" w:color="auto"/>
              <w:right w:val="single" w:sz="4" w:space="0" w:color="auto"/>
            </w:tcBorders>
            <w:shd w:val="clear" w:color="auto" w:fill="auto"/>
            <w:noWrap/>
            <w:vAlign w:val="bottom"/>
            <w:hideMark/>
          </w:tcPr>
          <w:p w14:paraId="5A8E6E46"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tcPr>
          <w:p w14:paraId="252958BC"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0BE37B9F"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68DE7252"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Rhizanthella gardneri </w:t>
            </w:r>
          </w:p>
        </w:tc>
        <w:tc>
          <w:tcPr>
            <w:tcW w:w="1061" w:type="dxa"/>
            <w:tcBorders>
              <w:top w:val="nil"/>
              <w:left w:val="nil"/>
              <w:bottom w:val="single" w:sz="4" w:space="0" w:color="auto"/>
              <w:right w:val="single" w:sz="4" w:space="0" w:color="auto"/>
            </w:tcBorders>
            <w:shd w:val="clear" w:color="auto" w:fill="auto"/>
            <w:noWrap/>
            <w:vAlign w:val="bottom"/>
            <w:hideMark/>
          </w:tcPr>
          <w:p w14:paraId="38D494F9"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NC_014874.1</w:t>
            </w:r>
          </w:p>
        </w:tc>
        <w:tc>
          <w:tcPr>
            <w:tcW w:w="1286" w:type="dxa"/>
            <w:tcBorders>
              <w:top w:val="nil"/>
              <w:left w:val="nil"/>
              <w:bottom w:val="single" w:sz="4" w:space="0" w:color="auto"/>
              <w:right w:val="single" w:sz="4" w:space="0" w:color="auto"/>
            </w:tcBorders>
            <w:shd w:val="clear" w:color="auto" w:fill="auto"/>
            <w:noWrap/>
            <w:vAlign w:val="bottom"/>
            <w:hideMark/>
          </w:tcPr>
          <w:p w14:paraId="4E63DE7C"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685B2691"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12C386BD"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310A284D"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Oncidium Gower Ramsey </w:t>
            </w:r>
          </w:p>
        </w:tc>
        <w:tc>
          <w:tcPr>
            <w:tcW w:w="1061" w:type="dxa"/>
            <w:tcBorders>
              <w:top w:val="nil"/>
              <w:left w:val="nil"/>
              <w:bottom w:val="single" w:sz="4" w:space="0" w:color="auto"/>
              <w:right w:val="single" w:sz="4" w:space="0" w:color="auto"/>
            </w:tcBorders>
            <w:shd w:val="clear" w:color="auto" w:fill="auto"/>
            <w:noWrap/>
            <w:vAlign w:val="bottom"/>
            <w:hideMark/>
          </w:tcPr>
          <w:p w14:paraId="6DB8EBE2"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NC_014056.1</w:t>
            </w:r>
          </w:p>
        </w:tc>
        <w:tc>
          <w:tcPr>
            <w:tcW w:w="1286" w:type="dxa"/>
            <w:tcBorders>
              <w:top w:val="nil"/>
              <w:left w:val="nil"/>
              <w:bottom w:val="single" w:sz="4" w:space="0" w:color="auto"/>
              <w:right w:val="single" w:sz="4" w:space="0" w:color="auto"/>
            </w:tcBorders>
            <w:shd w:val="clear" w:color="auto" w:fill="auto"/>
            <w:noWrap/>
            <w:vAlign w:val="bottom"/>
            <w:hideMark/>
          </w:tcPr>
          <w:p w14:paraId="6A3E3C1A"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7094AD26"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1EDEBAB6"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7214C4EB"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Erycina pusilla </w:t>
            </w:r>
          </w:p>
        </w:tc>
        <w:tc>
          <w:tcPr>
            <w:tcW w:w="1061" w:type="dxa"/>
            <w:tcBorders>
              <w:top w:val="nil"/>
              <w:left w:val="nil"/>
              <w:bottom w:val="single" w:sz="4" w:space="0" w:color="auto"/>
              <w:right w:val="single" w:sz="4" w:space="0" w:color="auto"/>
            </w:tcBorders>
            <w:shd w:val="clear" w:color="auto" w:fill="auto"/>
            <w:noWrap/>
            <w:vAlign w:val="bottom"/>
            <w:hideMark/>
          </w:tcPr>
          <w:p w14:paraId="21D3576B"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NC_018114.1</w:t>
            </w:r>
          </w:p>
        </w:tc>
        <w:tc>
          <w:tcPr>
            <w:tcW w:w="1286" w:type="dxa"/>
            <w:tcBorders>
              <w:top w:val="nil"/>
              <w:left w:val="nil"/>
              <w:bottom w:val="single" w:sz="4" w:space="0" w:color="auto"/>
              <w:right w:val="single" w:sz="4" w:space="0" w:color="auto"/>
            </w:tcBorders>
            <w:shd w:val="clear" w:color="auto" w:fill="auto"/>
            <w:noWrap/>
            <w:vAlign w:val="bottom"/>
            <w:hideMark/>
          </w:tcPr>
          <w:p w14:paraId="43CD7B0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Asparagales</w:t>
            </w:r>
          </w:p>
        </w:tc>
        <w:tc>
          <w:tcPr>
            <w:tcW w:w="1064" w:type="dxa"/>
            <w:tcBorders>
              <w:top w:val="nil"/>
              <w:left w:val="nil"/>
              <w:bottom w:val="single" w:sz="4" w:space="0" w:color="auto"/>
              <w:right w:val="single" w:sz="4" w:space="0" w:color="auto"/>
            </w:tcBorders>
            <w:shd w:val="clear" w:color="auto" w:fill="auto"/>
            <w:noWrap/>
            <w:vAlign w:val="bottom"/>
            <w:hideMark/>
          </w:tcPr>
          <w:p w14:paraId="3CF50572"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Orchidaceae</w:t>
            </w:r>
          </w:p>
        </w:tc>
      </w:tr>
      <w:tr w:rsidR="00B61D8B" w:rsidRPr="00FF2DCE" w14:paraId="4662561B"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61AD98DA"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Veratrum patulum </w:t>
            </w:r>
          </w:p>
        </w:tc>
        <w:tc>
          <w:tcPr>
            <w:tcW w:w="1061" w:type="dxa"/>
            <w:tcBorders>
              <w:top w:val="nil"/>
              <w:left w:val="nil"/>
              <w:bottom w:val="single" w:sz="4" w:space="0" w:color="auto"/>
              <w:right w:val="single" w:sz="4" w:space="0" w:color="auto"/>
            </w:tcBorders>
            <w:shd w:val="clear" w:color="auto" w:fill="auto"/>
            <w:noWrap/>
            <w:vAlign w:val="bottom"/>
            <w:hideMark/>
          </w:tcPr>
          <w:p w14:paraId="5BCDE100"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NC_022715.2</w:t>
            </w:r>
          </w:p>
        </w:tc>
        <w:tc>
          <w:tcPr>
            <w:tcW w:w="1286" w:type="dxa"/>
            <w:tcBorders>
              <w:top w:val="nil"/>
              <w:left w:val="nil"/>
              <w:bottom w:val="single" w:sz="4" w:space="0" w:color="auto"/>
              <w:right w:val="single" w:sz="4" w:space="0" w:color="auto"/>
            </w:tcBorders>
            <w:shd w:val="clear" w:color="auto" w:fill="auto"/>
            <w:noWrap/>
            <w:vAlign w:val="bottom"/>
            <w:hideMark/>
          </w:tcPr>
          <w:p w14:paraId="043D95DE"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Liliales</w:t>
            </w:r>
          </w:p>
        </w:tc>
        <w:tc>
          <w:tcPr>
            <w:tcW w:w="1064" w:type="dxa"/>
            <w:tcBorders>
              <w:top w:val="nil"/>
              <w:left w:val="nil"/>
              <w:bottom w:val="single" w:sz="4" w:space="0" w:color="auto"/>
              <w:right w:val="single" w:sz="4" w:space="0" w:color="auto"/>
            </w:tcBorders>
            <w:shd w:val="clear" w:color="auto" w:fill="auto"/>
            <w:noWrap/>
            <w:vAlign w:val="bottom"/>
            <w:hideMark/>
          </w:tcPr>
          <w:p w14:paraId="49AB2975"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Melanthiaceae</w:t>
            </w:r>
          </w:p>
        </w:tc>
      </w:tr>
      <w:tr w:rsidR="00B61D8B" w:rsidRPr="00FF2DCE" w14:paraId="3F40FDFD"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458E132A"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Lilium longiflorum </w:t>
            </w:r>
          </w:p>
        </w:tc>
        <w:tc>
          <w:tcPr>
            <w:tcW w:w="1061" w:type="dxa"/>
            <w:tcBorders>
              <w:top w:val="nil"/>
              <w:left w:val="nil"/>
              <w:bottom w:val="single" w:sz="4" w:space="0" w:color="auto"/>
              <w:right w:val="single" w:sz="4" w:space="0" w:color="auto"/>
            </w:tcBorders>
            <w:shd w:val="clear" w:color="auto" w:fill="auto"/>
            <w:noWrap/>
            <w:vAlign w:val="bottom"/>
            <w:hideMark/>
          </w:tcPr>
          <w:p w14:paraId="7682056D"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KC968977.1</w:t>
            </w:r>
          </w:p>
        </w:tc>
        <w:tc>
          <w:tcPr>
            <w:tcW w:w="1286" w:type="dxa"/>
            <w:tcBorders>
              <w:top w:val="nil"/>
              <w:left w:val="nil"/>
              <w:bottom w:val="single" w:sz="4" w:space="0" w:color="auto"/>
              <w:right w:val="single" w:sz="4" w:space="0" w:color="auto"/>
            </w:tcBorders>
            <w:shd w:val="clear" w:color="auto" w:fill="auto"/>
            <w:noWrap/>
            <w:vAlign w:val="bottom"/>
            <w:hideMark/>
          </w:tcPr>
          <w:p w14:paraId="7517184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Liliales</w:t>
            </w:r>
          </w:p>
        </w:tc>
        <w:tc>
          <w:tcPr>
            <w:tcW w:w="1064" w:type="dxa"/>
            <w:tcBorders>
              <w:top w:val="nil"/>
              <w:left w:val="nil"/>
              <w:bottom w:val="single" w:sz="4" w:space="0" w:color="auto"/>
              <w:right w:val="single" w:sz="4" w:space="0" w:color="auto"/>
            </w:tcBorders>
            <w:shd w:val="clear" w:color="auto" w:fill="auto"/>
            <w:noWrap/>
            <w:vAlign w:val="bottom"/>
            <w:hideMark/>
          </w:tcPr>
          <w:p w14:paraId="120AB150"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Liliaceae</w:t>
            </w:r>
          </w:p>
        </w:tc>
      </w:tr>
      <w:tr w:rsidR="00B61D8B" w:rsidRPr="00FF2DCE" w14:paraId="36EF56F1" w14:textId="77777777" w:rsidTr="005B11CD">
        <w:trPr>
          <w:trHeight w:val="135"/>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3B5CA808" w14:textId="77777777" w:rsidR="00B61D8B" w:rsidRPr="0090097A" w:rsidRDefault="00B61D8B" w:rsidP="005B11CD">
            <w:pPr>
              <w:rPr>
                <w:rFonts w:ascii="Calibri" w:eastAsia="Times New Roman" w:hAnsi="Calibri"/>
                <w:i/>
                <w:color w:val="000000"/>
                <w:sz w:val="14"/>
                <w:szCs w:val="14"/>
                <w:lang w:val="en-GB" w:eastAsia="en-GB"/>
              </w:rPr>
            </w:pPr>
            <w:r w:rsidRPr="0090097A">
              <w:rPr>
                <w:rFonts w:ascii="Calibri" w:eastAsia="Times New Roman" w:hAnsi="Calibri"/>
                <w:i/>
                <w:color w:val="000000"/>
                <w:sz w:val="14"/>
                <w:szCs w:val="14"/>
                <w:lang w:val="en-GB" w:eastAsia="en-GB"/>
              </w:rPr>
              <w:t xml:space="preserve">Heliconia collinsiana </w:t>
            </w:r>
          </w:p>
        </w:tc>
        <w:tc>
          <w:tcPr>
            <w:tcW w:w="1061" w:type="dxa"/>
            <w:tcBorders>
              <w:top w:val="nil"/>
              <w:left w:val="nil"/>
              <w:bottom w:val="single" w:sz="4" w:space="0" w:color="auto"/>
              <w:right w:val="single" w:sz="4" w:space="0" w:color="auto"/>
            </w:tcBorders>
            <w:shd w:val="clear" w:color="auto" w:fill="auto"/>
            <w:noWrap/>
            <w:vAlign w:val="bottom"/>
            <w:hideMark/>
          </w:tcPr>
          <w:p w14:paraId="6CA6FB91"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NC_020362.1</w:t>
            </w:r>
          </w:p>
        </w:tc>
        <w:tc>
          <w:tcPr>
            <w:tcW w:w="1286" w:type="dxa"/>
            <w:tcBorders>
              <w:top w:val="nil"/>
              <w:left w:val="nil"/>
              <w:bottom w:val="single" w:sz="4" w:space="0" w:color="auto"/>
              <w:right w:val="single" w:sz="4" w:space="0" w:color="auto"/>
            </w:tcBorders>
            <w:shd w:val="clear" w:color="auto" w:fill="auto"/>
            <w:noWrap/>
            <w:vAlign w:val="bottom"/>
            <w:hideMark/>
          </w:tcPr>
          <w:p w14:paraId="5D0DE083"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Zingiberales</w:t>
            </w:r>
          </w:p>
        </w:tc>
        <w:tc>
          <w:tcPr>
            <w:tcW w:w="1064" w:type="dxa"/>
            <w:tcBorders>
              <w:top w:val="nil"/>
              <w:left w:val="nil"/>
              <w:bottom w:val="single" w:sz="4" w:space="0" w:color="auto"/>
              <w:right w:val="single" w:sz="4" w:space="0" w:color="auto"/>
            </w:tcBorders>
            <w:shd w:val="clear" w:color="auto" w:fill="auto"/>
            <w:noWrap/>
            <w:vAlign w:val="bottom"/>
            <w:hideMark/>
          </w:tcPr>
          <w:p w14:paraId="786ADEB9"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Heliconiaceae</w:t>
            </w:r>
          </w:p>
        </w:tc>
      </w:tr>
      <w:tr w:rsidR="00B61D8B" w:rsidRPr="00FF2DCE" w14:paraId="1D848B86" w14:textId="77777777" w:rsidTr="005B11CD">
        <w:trPr>
          <w:trHeight w:val="70"/>
          <w:jc w:val="center"/>
        </w:trPr>
        <w:tc>
          <w:tcPr>
            <w:tcW w:w="1837" w:type="dxa"/>
            <w:tcBorders>
              <w:top w:val="nil"/>
              <w:left w:val="single" w:sz="4" w:space="0" w:color="auto"/>
              <w:bottom w:val="single" w:sz="4" w:space="0" w:color="auto"/>
              <w:right w:val="single" w:sz="4" w:space="0" w:color="auto"/>
            </w:tcBorders>
            <w:shd w:val="clear" w:color="auto" w:fill="auto"/>
            <w:noWrap/>
            <w:vAlign w:val="bottom"/>
            <w:hideMark/>
          </w:tcPr>
          <w:p w14:paraId="16E73F95" w14:textId="77777777" w:rsidR="00B61D8B" w:rsidRPr="0090097A" w:rsidRDefault="00B61D8B" w:rsidP="005B11CD">
            <w:pPr>
              <w:rPr>
                <w:rFonts w:ascii="Calibri" w:eastAsia="Times New Roman" w:hAnsi="Calibri"/>
                <w:i/>
                <w:color w:val="000000"/>
                <w:sz w:val="14"/>
                <w:szCs w:val="14"/>
                <w:lang w:val="pt-BR" w:eastAsia="en-GB"/>
              </w:rPr>
            </w:pPr>
            <w:r w:rsidRPr="0090097A">
              <w:rPr>
                <w:rFonts w:ascii="Calibri" w:eastAsia="Times New Roman" w:hAnsi="Calibri"/>
                <w:i/>
                <w:color w:val="000000"/>
                <w:sz w:val="14"/>
                <w:szCs w:val="14"/>
                <w:lang w:val="pt-BR" w:eastAsia="en-GB"/>
              </w:rPr>
              <w:t xml:space="preserve">Chamaedorea seifrizii </w:t>
            </w:r>
          </w:p>
        </w:tc>
        <w:tc>
          <w:tcPr>
            <w:tcW w:w="1061" w:type="dxa"/>
            <w:tcBorders>
              <w:top w:val="nil"/>
              <w:left w:val="nil"/>
              <w:bottom w:val="single" w:sz="4" w:space="0" w:color="auto"/>
              <w:right w:val="single" w:sz="4" w:space="0" w:color="auto"/>
            </w:tcBorders>
            <w:shd w:val="clear" w:color="auto" w:fill="auto"/>
            <w:noWrap/>
            <w:vAlign w:val="bottom"/>
            <w:hideMark/>
          </w:tcPr>
          <w:p w14:paraId="407EFD69"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JX088667.1</w:t>
            </w:r>
          </w:p>
        </w:tc>
        <w:tc>
          <w:tcPr>
            <w:tcW w:w="1286" w:type="dxa"/>
            <w:tcBorders>
              <w:top w:val="nil"/>
              <w:left w:val="nil"/>
              <w:bottom w:val="single" w:sz="4" w:space="0" w:color="auto"/>
              <w:right w:val="single" w:sz="4" w:space="0" w:color="auto"/>
            </w:tcBorders>
            <w:shd w:val="clear" w:color="auto" w:fill="auto"/>
            <w:noWrap/>
            <w:vAlign w:val="bottom"/>
            <w:hideMark/>
          </w:tcPr>
          <w:p w14:paraId="62CC8D85"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Arecales</w:t>
            </w:r>
          </w:p>
        </w:tc>
        <w:tc>
          <w:tcPr>
            <w:tcW w:w="1064" w:type="dxa"/>
            <w:tcBorders>
              <w:top w:val="nil"/>
              <w:left w:val="nil"/>
              <w:bottom w:val="single" w:sz="4" w:space="0" w:color="auto"/>
              <w:right w:val="single" w:sz="4" w:space="0" w:color="auto"/>
            </w:tcBorders>
            <w:shd w:val="clear" w:color="auto" w:fill="auto"/>
            <w:noWrap/>
            <w:vAlign w:val="bottom"/>
            <w:hideMark/>
          </w:tcPr>
          <w:p w14:paraId="5C5E0221" w14:textId="77777777" w:rsidR="00B61D8B" w:rsidRPr="00FF2DCE" w:rsidRDefault="00B61D8B" w:rsidP="005B11CD">
            <w:pPr>
              <w:jc w:val="center"/>
              <w:rPr>
                <w:rFonts w:ascii="Calibri" w:eastAsia="Times New Roman" w:hAnsi="Calibri"/>
                <w:color w:val="000000"/>
                <w:sz w:val="14"/>
                <w:szCs w:val="14"/>
                <w:lang w:val="en-GB" w:eastAsia="en-GB"/>
              </w:rPr>
            </w:pPr>
            <w:r w:rsidRPr="00FF2DCE">
              <w:rPr>
                <w:rFonts w:ascii="Calibri" w:eastAsia="Times New Roman" w:hAnsi="Calibri"/>
                <w:color w:val="000000"/>
                <w:sz w:val="14"/>
                <w:szCs w:val="14"/>
                <w:lang w:val="en-GB" w:eastAsia="en-GB"/>
              </w:rPr>
              <w:t>Arecaceae</w:t>
            </w:r>
          </w:p>
        </w:tc>
      </w:tr>
    </w:tbl>
    <w:p w14:paraId="2CB934EE" w14:textId="77777777" w:rsidR="00B61D8B" w:rsidRPr="00B61D8B" w:rsidRDefault="00B61D8B" w:rsidP="00B61D8B">
      <w:pPr>
        <w:pStyle w:val="Geenafstand"/>
        <w:ind w:left="1440" w:firstLine="720"/>
        <w:rPr>
          <w:sz w:val="16"/>
          <w:szCs w:val="16"/>
        </w:rPr>
      </w:pPr>
    </w:p>
    <w:p w14:paraId="4DC63E06" w14:textId="2439D0B0" w:rsidR="009A6789" w:rsidRDefault="009A6789" w:rsidP="009A6789">
      <w:pPr>
        <w:pStyle w:val="Geenafstand"/>
        <w:rPr>
          <w:lang w:val="en-GB"/>
        </w:rPr>
      </w:pPr>
    </w:p>
    <w:p w14:paraId="419250FF" w14:textId="08F27705" w:rsidR="00D6523C" w:rsidRPr="00CC3701" w:rsidRDefault="00D6523C">
      <w:pPr>
        <w:pStyle w:val="Kop3"/>
        <w:numPr>
          <w:ilvl w:val="2"/>
          <w:numId w:val="9"/>
        </w:numPr>
        <w:rPr>
          <w:ins w:id="481" w:author="Julia Faillace Thiesen" w:date="2014-04-07T08:58:00Z"/>
          <w:rStyle w:val="Nadruk"/>
          <w:rFonts w:ascii="Times New Roman" w:hAnsi="Times New Roman" w:cs="Times New Roman"/>
          <w:b/>
          <w:i w:val="0"/>
          <w:iCs w:val="0"/>
          <w:szCs w:val="20"/>
          <w:rPrChange w:id="482" w:author="Julia Faillace Thiesen" w:date="2014-04-09T09:13:00Z">
            <w:rPr>
              <w:ins w:id="483" w:author="Julia Faillace Thiesen" w:date="2014-04-07T08:58:00Z"/>
              <w:rStyle w:val="Nadruk"/>
              <w:rFonts w:ascii="Times New Roman" w:eastAsia="Calibri" w:hAnsi="Times New Roman" w:cs="Times New Roman"/>
              <w:b/>
              <w:i/>
              <w:iCs/>
              <w:color w:val="auto"/>
            </w:rPr>
          </w:rPrChange>
        </w:rPr>
        <w:pPrChange w:id="484" w:author="Julia Faillace Thiesen" w:date="2014-04-09T08:58:00Z">
          <w:pPr>
            <w:pStyle w:val="Kop4"/>
          </w:pPr>
        </w:pPrChange>
      </w:pPr>
      <w:bookmarkStart w:id="485" w:name="_Toc384797638"/>
      <w:ins w:id="486" w:author="Julia Faillace Thiesen" w:date="2014-04-07T08:58:00Z">
        <w:r w:rsidRPr="00CC3701">
          <w:rPr>
            <w:rStyle w:val="Nadruk"/>
            <w:rFonts w:ascii="Times New Roman" w:hAnsi="Times New Roman" w:cs="Times New Roman"/>
            <w:b/>
            <w:iCs w:val="0"/>
            <w:color w:val="auto"/>
            <w:sz w:val="20"/>
            <w:szCs w:val="20"/>
            <w:rPrChange w:id="487" w:author="Julia Faillace Thiesen" w:date="2014-04-09T09:13:00Z">
              <w:rPr>
                <w:rStyle w:val="Nadruk"/>
                <w:rFonts w:ascii="Times New Roman" w:hAnsi="Times New Roman" w:cs="Times New Roman"/>
                <w:b/>
                <w:color w:val="auto"/>
              </w:rPr>
            </w:rPrChange>
          </w:rPr>
          <w:t>Phylogeny Inference using intergene plastid regions</w:t>
        </w:r>
        <w:bookmarkEnd w:id="485"/>
      </w:ins>
    </w:p>
    <w:p w14:paraId="253A1C48" w14:textId="77777777" w:rsidR="00D6523C" w:rsidRDefault="00D6523C" w:rsidP="00D6523C">
      <w:pPr>
        <w:rPr>
          <w:ins w:id="488" w:author="Julia Faillace Thiesen" w:date="2014-04-07T08:58:00Z"/>
        </w:rPr>
      </w:pPr>
    </w:p>
    <w:p w14:paraId="3D8BA2A1" w14:textId="250DFA02" w:rsidR="00D6523C" w:rsidRPr="00E91090" w:rsidRDefault="00E91090">
      <w:pPr>
        <w:pStyle w:val="Geenafstand"/>
        <w:rPr>
          <w:ins w:id="489" w:author="Julia Faillace Thiesen" w:date="2014-04-07T08:58:00Z"/>
          <w:lang w:val="en-GB"/>
          <w:rPrChange w:id="490" w:author="Julia Faillace Thiesen" w:date="2014-04-07T09:14:00Z">
            <w:rPr>
              <w:ins w:id="491" w:author="Julia Faillace Thiesen" w:date="2014-04-07T08:58:00Z"/>
              <w:rFonts w:eastAsia="Times New Roman"/>
              <w:szCs w:val="20"/>
              <w:lang w:val="en-GB" w:eastAsia="en-GB"/>
            </w:rPr>
          </w:rPrChange>
        </w:rPr>
        <w:pPrChange w:id="492" w:author="Julia Faillace Thiesen" w:date="2014-04-07T09:14:00Z">
          <w:pPr>
            <w:pStyle w:val="Geenafstand"/>
            <w:ind w:firstLine="720"/>
          </w:pPr>
        </w:pPrChange>
      </w:pPr>
      <w:ins w:id="493" w:author="Julia Faillace Thiesen" w:date="2014-04-07T08:58:00Z">
        <w:r>
          <w:tab/>
          <w:t xml:space="preserve">Phylogenetic analysis using whole plastome genomes will give insights about </w:t>
        </w:r>
      </w:ins>
      <w:ins w:id="494" w:author="Julia Faillace Thiesen" w:date="2014-04-07T09:11:00Z">
        <w:r>
          <w:t>mar</w:t>
        </w:r>
        <w:r w:rsidR="001976BB">
          <w:t xml:space="preserve">ker choice in Orchid phylogeny. </w:t>
        </w:r>
      </w:ins>
      <w:ins w:id="495" w:author="Julia Faillace Thiesen" w:date="2014-04-07T09:27:00Z">
        <w:r w:rsidR="001976BB">
          <w:t xml:space="preserve">An alignment using concatenated sequences will be performed aiming to </w:t>
        </w:r>
      </w:ins>
      <w:ins w:id="496" w:author="Julia Faillace Thiesen" w:date="2014-04-09T22:30:00Z">
        <w:r w:rsidR="009C7671">
          <w:t>test the selected sequences</w:t>
        </w:r>
      </w:ins>
      <w:ins w:id="497" w:author="Julia Faillace Thiesen" w:date="2014-04-07T09:27:00Z">
        <w:r w:rsidR="001976BB">
          <w:t xml:space="preserve">. </w:t>
        </w:r>
      </w:ins>
      <w:ins w:id="498" w:author="Julia Faillace Thiesen" w:date="2014-04-07T09:31:00Z">
        <w:r w:rsidR="001976BB">
          <w:t>Marke</w:t>
        </w:r>
      </w:ins>
      <w:ins w:id="499" w:author="Vos, R.A." w:date="2014-04-14T12:42:00Z">
        <w:r w:rsidR="00120A44">
          <w:t>r</w:t>
        </w:r>
      </w:ins>
      <w:ins w:id="500" w:author="Julia Faillace Thiesen" w:date="2014-04-07T09:31:00Z">
        <w:del w:id="501" w:author="Vos, R.A." w:date="2014-04-14T12:42:00Z">
          <w:r w:rsidR="001976BB" w:rsidDel="00120A44">
            <w:delText>r’s</w:delText>
          </w:r>
        </w:del>
        <w:r w:rsidR="001976BB">
          <w:t xml:space="preserve"> choice will </w:t>
        </w:r>
        <w:del w:id="502" w:author="Vos, R.A." w:date="2014-04-14T12:42:00Z">
          <w:r w:rsidR="001976BB" w:rsidDel="00120A44">
            <w:delText>lay</w:delText>
          </w:r>
        </w:del>
      </w:ins>
      <w:ins w:id="503" w:author="Vos, R.A." w:date="2014-04-14T12:42:00Z">
        <w:r w:rsidR="00120A44">
          <w:t>build</w:t>
        </w:r>
      </w:ins>
      <w:ins w:id="504" w:author="Julia Faillace Thiesen" w:date="2014-04-07T09:13:00Z">
        <w:r>
          <w:t xml:space="preserve"> </w:t>
        </w:r>
      </w:ins>
      <w:ins w:id="505" w:author="Julia Faillace Thiesen" w:date="2014-04-07T09:31:00Z">
        <w:r w:rsidR="001976BB">
          <w:t>on suggestions of previous studies:</w:t>
        </w:r>
      </w:ins>
      <w:ins w:id="506" w:author="Julia Faillace Thiesen" w:date="2014-04-07T10:00:00Z">
        <w:r w:rsidR="003B5804">
          <w:t xml:space="preserve"> </w:t>
        </w:r>
      </w:ins>
      <w:ins w:id="507" w:author="Julia Faillace Thiesen" w:date="2014-04-07T09:13:00Z">
        <w:r w:rsidRPr="00E91090">
          <w:rPr>
            <w:szCs w:val="20"/>
            <w:lang w:val="en-GB"/>
          </w:rPr>
          <w:t xml:space="preserve">Yang </w:t>
        </w:r>
        <w:r w:rsidRPr="00E91090">
          <w:rPr>
            <w:i/>
            <w:szCs w:val="20"/>
            <w:lang w:val="en-GB"/>
          </w:rPr>
          <w:t>et al.</w:t>
        </w:r>
        <w:r w:rsidRPr="00E91090">
          <w:rPr>
            <w:szCs w:val="20"/>
            <w:lang w:val="en-GB"/>
          </w:rPr>
          <w:t xml:space="preserve"> </w:t>
        </w:r>
        <w:r>
          <w:rPr>
            <w:szCs w:val="20"/>
            <w:lang w:val="nl-NL"/>
          </w:rPr>
          <w:t>(</w:t>
        </w:r>
        <w:r w:rsidRPr="00E91090">
          <w:rPr>
            <w:szCs w:val="20"/>
            <w:lang w:val="nl-NL"/>
            <w:rPrChange w:id="508" w:author="Julia Faillace Thiesen" w:date="2014-04-07T09:13:00Z">
              <w:rPr>
                <w:szCs w:val="20"/>
                <w:lang w:val="en-GB"/>
              </w:rPr>
            </w:rPrChange>
          </w:rPr>
          <w:t>2013</w:t>
        </w:r>
        <w:r>
          <w:rPr>
            <w:szCs w:val="20"/>
            <w:lang w:val="nl-NL"/>
          </w:rPr>
          <w:t>)</w:t>
        </w:r>
        <w:r w:rsidRPr="00E91090">
          <w:rPr>
            <w:szCs w:val="20"/>
            <w:lang w:val="nl-NL"/>
            <w:rPrChange w:id="509" w:author="Julia Faillace Thiesen" w:date="2014-04-07T09:13:00Z">
              <w:rPr>
                <w:szCs w:val="20"/>
                <w:lang w:val="en-GB"/>
              </w:rPr>
            </w:rPrChange>
          </w:rPr>
          <w:t xml:space="preserve">, </w:t>
        </w:r>
        <w:r w:rsidRPr="00E91090">
          <w:rPr>
            <w:rFonts w:eastAsia="Times New Roman"/>
            <w:szCs w:val="20"/>
            <w:lang w:val="nl-NL" w:eastAsia="en-GB"/>
            <w:rPrChange w:id="510" w:author="Julia Faillace Thiesen" w:date="2014-04-07T09:13:00Z">
              <w:rPr>
                <w:rFonts w:eastAsia="Times New Roman"/>
                <w:szCs w:val="20"/>
                <w:lang w:val="en-GB" w:eastAsia="en-GB"/>
              </w:rPr>
            </w:rPrChange>
          </w:rPr>
          <w:t xml:space="preserve">Pan </w:t>
        </w:r>
        <w:r w:rsidRPr="00E91090">
          <w:rPr>
            <w:rFonts w:eastAsia="Times New Roman"/>
            <w:i/>
            <w:szCs w:val="20"/>
            <w:lang w:val="nl-NL" w:eastAsia="en-GB"/>
            <w:rPrChange w:id="511" w:author="Julia Faillace Thiesen" w:date="2014-04-07T09:13:00Z">
              <w:rPr>
                <w:rFonts w:eastAsia="Times New Roman"/>
                <w:i/>
                <w:szCs w:val="20"/>
                <w:lang w:val="en-GB" w:eastAsia="en-GB"/>
              </w:rPr>
            </w:rPrChange>
          </w:rPr>
          <w:t>et al.</w:t>
        </w:r>
        <w:r w:rsidRPr="00E91090">
          <w:rPr>
            <w:rFonts w:eastAsia="Times New Roman"/>
            <w:szCs w:val="20"/>
            <w:lang w:val="nl-NL" w:eastAsia="en-GB"/>
            <w:rPrChange w:id="512" w:author="Julia Faillace Thiesen" w:date="2014-04-07T09:13:00Z">
              <w:rPr>
                <w:rFonts w:eastAsia="Times New Roman"/>
                <w:szCs w:val="20"/>
                <w:lang w:val="en-GB" w:eastAsia="en-GB"/>
              </w:rPr>
            </w:rPrChange>
          </w:rPr>
          <w:t xml:space="preserve"> </w:t>
        </w:r>
        <w:r w:rsidRPr="001976BB">
          <w:rPr>
            <w:rFonts w:eastAsia="Times New Roman"/>
            <w:szCs w:val="20"/>
            <w:lang w:val="nl-NL" w:eastAsia="en-GB"/>
          </w:rPr>
          <w:t>(</w:t>
        </w:r>
        <w:r w:rsidRPr="001976BB">
          <w:rPr>
            <w:rFonts w:eastAsia="Times New Roman"/>
            <w:szCs w:val="20"/>
            <w:lang w:val="nl-NL" w:eastAsia="en-GB"/>
            <w:rPrChange w:id="513" w:author="Julia Faillace Thiesen" w:date="2014-04-07T09:26:00Z">
              <w:rPr>
                <w:rFonts w:eastAsia="Times New Roman"/>
                <w:szCs w:val="20"/>
                <w:lang w:val="en-GB" w:eastAsia="en-GB"/>
              </w:rPr>
            </w:rPrChange>
          </w:rPr>
          <w:t>2012</w:t>
        </w:r>
        <w:r w:rsidRPr="001976BB">
          <w:rPr>
            <w:rFonts w:eastAsia="Times New Roman"/>
            <w:szCs w:val="20"/>
            <w:lang w:val="nl-NL" w:eastAsia="en-GB"/>
          </w:rPr>
          <w:t>)</w:t>
        </w:r>
        <w:r w:rsidRPr="001976BB">
          <w:rPr>
            <w:rFonts w:eastAsia="Times New Roman"/>
            <w:szCs w:val="20"/>
            <w:lang w:val="nl-NL" w:eastAsia="en-GB"/>
            <w:rPrChange w:id="514" w:author="Julia Faillace Thiesen" w:date="2014-04-07T09:26:00Z">
              <w:rPr>
                <w:rFonts w:eastAsia="Times New Roman"/>
                <w:szCs w:val="20"/>
                <w:lang w:val="en-GB" w:eastAsia="en-GB"/>
              </w:rPr>
            </w:rPrChange>
          </w:rPr>
          <w:t xml:space="preserve"> Chang </w:t>
        </w:r>
        <w:r w:rsidRPr="001976BB">
          <w:rPr>
            <w:rFonts w:eastAsia="Times New Roman"/>
            <w:i/>
            <w:szCs w:val="20"/>
            <w:lang w:val="nl-NL" w:eastAsia="en-GB"/>
            <w:rPrChange w:id="515" w:author="Julia Faillace Thiesen" w:date="2014-04-07T09:26:00Z">
              <w:rPr>
                <w:rFonts w:eastAsia="Times New Roman"/>
                <w:i/>
                <w:szCs w:val="20"/>
                <w:lang w:val="en-GB" w:eastAsia="en-GB"/>
              </w:rPr>
            </w:rPrChange>
          </w:rPr>
          <w:t>et al.</w:t>
        </w:r>
        <w:r w:rsidRPr="001976BB">
          <w:rPr>
            <w:rFonts w:eastAsia="Times New Roman"/>
            <w:szCs w:val="20"/>
            <w:lang w:val="nl-NL" w:eastAsia="en-GB"/>
            <w:rPrChange w:id="516" w:author="Julia Faillace Thiesen" w:date="2014-04-07T09:26:00Z">
              <w:rPr>
                <w:rFonts w:eastAsia="Times New Roman"/>
                <w:szCs w:val="20"/>
                <w:lang w:val="en-GB" w:eastAsia="en-GB"/>
              </w:rPr>
            </w:rPrChange>
          </w:rPr>
          <w:t xml:space="preserve"> </w:t>
        </w:r>
        <w:r w:rsidRPr="001976BB">
          <w:rPr>
            <w:rFonts w:eastAsia="Times New Roman"/>
            <w:szCs w:val="20"/>
            <w:lang w:val="nl-NL" w:eastAsia="en-GB"/>
          </w:rPr>
          <w:t>(</w:t>
        </w:r>
        <w:r w:rsidRPr="001976BB">
          <w:rPr>
            <w:rFonts w:eastAsia="Times New Roman"/>
            <w:szCs w:val="20"/>
            <w:lang w:val="nl-NL" w:eastAsia="en-GB"/>
            <w:rPrChange w:id="517" w:author="Julia Faillace Thiesen" w:date="2014-04-07T09:26:00Z">
              <w:rPr>
                <w:rFonts w:eastAsia="Times New Roman"/>
                <w:szCs w:val="20"/>
                <w:lang w:val="en-GB" w:eastAsia="en-GB"/>
              </w:rPr>
            </w:rPrChange>
          </w:rPr>
          <w:t>2006</w:t>
        </w:r>
        <w:r w:rsidRPr="001976BB">
          <w:rPr>
            <w:rFonts w:eastAsia="Times New Roman"/>
            <w:szCs w:val="20"/>
            <w:lang w:val="nl-NL" w:eastAsia="en-GB"/>
          </w:rPr>
          <w:t>) and</w:t>
        </w:r>
        <w:r w:rsidRPr="001976BB">
          <w:rPr>
            <w:rFonts w:eastAsia="Times New Roman"/>
            <w:szCs w:val="20"/>
            <w:lang w:val="nl-NL" w:eastAsia="en-GB"/>
            <w:rPrChange w:id="518" w:author="Julia Faillace Thiesen" w:date="2014-04-07T09:26:00Z">
              <w:rPr>
                <w:rFonts w:eastAsia="Times New Roman"/>
                <w:szCs w:val="20"/>
                <w:lang w:val="en-GB" w:eastAsia="en-GB"/>
              </w:rPr>
            </w:rPrChange>
          </w:rPr>
          <w:t xml:space="preserve"> Gravendeel </w:t>
        </w:r>
        <w:r w:rsidRPr="001976BB">
          <w:rPr>
            <w:rFonts w:eastAsia="Times New Roman"/>
            <w:i/>
            <w:szCs w:val="20"/>
            <w:lang w:val="nl-NL" w:eastAsia="en-GB"/>
            <w:rPrChange w:id="519" w:author="Julia Faillace Thiesen" w:date="2014-04-07T09:26:00Z">
              <w:rPr>
                <w:rFonts w:eastAsia="Times New Roman"/>
                <w:i/>
                <w:szCs w:val="20"/>
                <w:lang w:val="en-GB" w:eastAsia="en-GB"/>
              </w:rPr>
            </w:rPrChange>
          </w:rPr>
          <w:t>et al.</w:t>
        </w:r>
        <w:r w:rsidRPr="001976BB">
          <w:rPr>
            <w:rFonts w:eastAsia="Times New Roman"/>
            <w:szCs w:val="20"/>
            <w:lang w:val="nl-NL" w:eastAsia="en-GB"/>
            <w:rPrChange w:id="520" w:author="Julia Faillace Thiesen" w:date="2014-04-07T09:26:00Z">
              <w:rPr>
                <w:rFonts w:eastAsia="Times New Roman"/>
                <w:szCs w:val="20"/>
                <w:lang w:val="en-GB" w:eastAsia="en-GB"/>
              </w:rPr>
            </w:rPrChange>
          </w:rPr>
          <w:t xml:space="preserve"> </w:t>
        </w:r>
        <w:r w:rsidRPr="00E91090">
          <w:rPr>
            <w:rFonts w:eastAsia="Times New Roman"/>
            <w:szCs w:val="20"/>
            <w:lang w:val="en-GB" w:eastAsia="en-GB"/>
            <w:rPrChange w:id="521" w:author="Julia Faillace Thiesen" w:date="2014-04-07T09:14:00Z">
              <w:rPr>
                <w:rFonts w:eastAsia="Times New Roman"/>
                <w:szCs w:val="20"/>
                <w:lang w:val="nl-NL" w:eastAsia="en-GB"/>
              </w:rPr>
            </w:rPrChange>
          </w:rPr>
          <w:t>(</w:t>
        </w:r>
        <w:r w:rsidRPr="00E91090">
          <w:rPr>
            <w:rFonts w:eastAsia="Times New Roman"/>
            <w:szCs w:val="20"/>
            <w:lang w:val="en-GB" w:eastAsia="en-GB"/>
          </w:rPr>
          <w:t>unpubl.)</w:t>
        </w:r>
      </w:ins>
      <w:ins w:id="522" w:author="Julia Faillace Thiesen" w:date="2014-04-07T09:25:00Z">
        <w:r w:rsidR="001976BB">
          <w:rPr>
            <w:rFonts w:eastAsia="Times New Roman"/>
            <w:szCs w:val="20"/>
            <w:lang w:val="en-GB" w:eastAsia="en-GB"/>
          </w:rPr>
          <w:t>.</w:t>
        </w:r>
      </w:ins>
      <w:ins w:id="523" w:author="Julia Faillace Thiesen" w:date="2014-04-07T09:14:00Z">
        <w:r w:rsidRPr="00E91090">
          <w:rPr>
            <w:rFonts w:eastAsia="Times New Roman"/>
            <w:szCs w:val="20"/>
            <w:lang w:val="en-GB" w:eastAsia="en-GB"/>
            <w:rPrChange w:id="524" w:author="Julia Faillace Thiesen" w:date="2014-04-07T09:14:00Z">
              <w:rPr>
                <w:rFonts w:eastAsia="Times New Roman"/>
                <w:szCs w:val="20"/>
                <w:lang w:val="nl-NL" w:eastAsia="en-GB"/>
              </w:rPr>
            </w:rPrChange>
          </w:rPr>
          <w:t xml:space="preserve"> </w:t>
        </w:r>
      </w:ins>
      <w:ins w:id="525" w:author="Julia Faillace Thiesen" w:date="2014-04-07T08:58:00Z">
        <w:r w:rsidR="00D6523C">
          <w:rPr>
            <w:rFonts w:eastAsia="Times New Roman"/>
            <w:szCs w:val="20"/>
            <w:lang w:val="en-GB" w:eastAsia="en-GB"/>
          </w:rPr>
          <w:t>The consider</w:t>
        </w:r>
        <w:r w:rsidR="009A438C">
          <w:rPr>
            <w:rFonts w:eastAsia="Times New Roman"/>
            <w:szCs w:val="20"/>
            <w:lang w:val="en-GB" w:eastAsia="en-GB"/>
          </w:rPr>
          <w:t>ed regions are show</w:t>
        </w:r>
      </w:ins>
      <w:ins w:id="526" w:author="Vos, R.A." w:date="2014-04-14T12:42:00Z">
        <w:r w:rsidR="00120A44">
          <w:rPr>
            <w:rFonts w:eastAsia="Times New Roman"/>
            <w:szCs w:val="20"/>
            <w:lang w:val="en-GB" w:eastAsia="en-GB"/>
          </w:rPr>
          <w:t>n</w:t>
        </w:r>
      </w:ins>
      <w:ins w:id="527" w:author="Julia Faillace Thiesen" w:date="2014-04-07T08:58:00Z">
        <w:del w:id="528" w:author="Vos, R.A." w:date="2014-04-14T12:42:00Z">
          <w:r w:rsidR="009A438C" w:rsidDel="00120A44">
            <w:rPr>
              <w:rFonts w:eastAsia="Times New Roman"/>
              <w:szCs w:val="20"/>
              <w:lang w:val="en-GB" w:eastAsia="en-GB"/>
            </w:rPr>
            <w:delText>ed</w:delText>
          </w:r>
        </w:del>
        <w:r w:rsidR="009A438C">
          <w:rPr>
            <w:rFonts w:eastAsia="Times New Roman"/>
            <w:szCs w:val="20"/>
            <w:lang w:val="en-GB" w:eastAsia="en-GB"/>
          </w:rPr>
          <w:t xml:space="preserve"> i</w:t>
        </w:r>
        <w:r w:rsidR="001976BB">
          <w:rPr>
            <w:rFonts w:eastAsia="Times New Roman"/>
            <w:szCs w:val="20"/>
            <w:lang w:val="en-GB" w:eastAsia="en-GB"/>
          </w:rPr>
          <w:t>n Table 3</w:t>
        </w:r>
        <w:r w:rsidR="00D6523C">
          <w:rPr>
            <w:rFonts w:eastAsia="Times New Roman"/>
            <w:szCs w:val="20"/>
            <w:lang w:val="en-GB" w:eastAsia="en-GB"/>
          </w:rPr>
          <w:t xml:space="preserve">, and the marker choice will also depend on the availability of those sequences in GenBank or in the dataset provided by dr. Gravendeel. The </w:t>
        </w:r>
        <w:r w:rsidR="00D6523C">
          <w:rPr>
            <w:rFonts w:eastAsia="Times New Roman"/>
            <w:szCs w:val="20"/>
            <w:lang w:val="en-GB" w:eastAsia="en-GB"/>
          </w:rPr>
          <w:lastRenderedPageBreak/>
          <w:t>number of terminals on the alignment will also depend on the availability of sequences.</w:t>
        </w:r>
      </w:ins>
      <w:ins w:id="529" w:author="Julia Faillace Thiesen" w:date="2014-04-09T22:31:00Z">
        <w:r w:rsidR="009C7671">
          <w:rPr>
            <w:rFonts w:eastAsia="Times New Roman"/>
            <w:szCs w:val="20"/>
            <w:lang w:val="en-GB" w:eastAsia="en-GB"/>
          </w:rPr>
          <w:t xml:space="preserve"> Marker</w:t>
        </w:r>
        <w:del w:id="530" w:author="Vos, R.A." w:date="2014-04-14T12:42:00Z">
          <w:r w:rsidR="009C7671" w:rsidDel="00120A44">
            <w:rPr>
              <w:rFonts w:eastAsia="Times New Roman"/>
              <w:szCs w:val="20"/>
              <w:lang w:val="en-GB" w:eastAsia="en-GB"/>
            </w:rPr>
            <w:delText>’s</w:delText>
          </w:r>
        </w:del>
        <w:r w:rsidR="009C7671">
          <w:rPr>
            <w:rFonts w:eastAsia="Times New Roman"/>
            <w:szCs w:val="20"/>
            <w:lang w:val="en-GB" w:eastAsia="en-GB"/>
          </w:rPr>
          <w:t xml:space="preserve"> choice will also </w:t>
        </w:r>
        <w:del w:id="531" w:author="Vos, R.A." w:date="2014-04-14T12:42:00Z">
          <w:r w:rsidR="009C7671" w:rsidDel="00120A44">
            <w:rPr>
              <w:rFonts w:eastAsia="Times New Roman"/>
              <w:szCs w:val="20"/>
              <w:lang w:val="en-GB" w:eastAsia="en-GB"/>
            </w:rPr>
            <w:delText>lay</w:delText>
          </w:r>
        </w:del>
      </w:ins>
      <w:ins w:id="532" w:author="Vos, R.A." w:date="2014-04-14T12:42:00Z">
        <w:r w:rsidR="00120A44">
          <w:rPr>
            <w:rFonts w:eastAsia="Times New Roman"/>
            <w:szCs w:val="20"/>
            <w:lang w:val="en-GB" w:eastAsia="en-GB"/>
          </w:rPr>
          <w:t>build</w:t>
        </w:r>
      </w:ins>
      <w:ins w:id="533" w:author="Julia Faillace Thiesen" w:date="2014-04-09T22:31:00Z">
        <w:r w:rsidR="009C7671">
          <w:rPr>
            <w:rFonts w:eastAsia="Times New Roman"/>
            <w:szCs w:val="20"/>
            <w:lang w:val="en-GB" w:eastAsia="en-GB"/>
          </w:rPr>
          <w:t xml:space="preserve"> on the results of the previous alignment (iten 4.2.1). </w:t>
        </w:r>
      </w:ins>
    </w:p>
    <w:p w14:paraId="30EACBA3" w14:textId="77777777" w:rsidR="00D6523C" w:rsidRDefault="00D6523C" w:rsidP="00D6523C">
      <w:pPr>
        <w:pStyle w:val="Geenafstand"/>
        <w:ind w:firstLine="360"/>
        <w:rPr>
          <w:ins w:id="534" w:author="Julia Faillace Thiesen" w:date="2014-04-07T08:58:00Z"/>
          <w:rFonts w:eastAsia="Times New Roman"/>
          <w:szCs w:val="20"/>
          <w:lang w:val="en-GB" w:eastAsia="en-GB"/>
        </w:rPr>
      </w:pPr>
    </w:p>
    <w:p w14:paraId="3A92FB31" w14:textId="75382D64" w:rsidR="00D6523C" w:rsidRPr="00A75F40" w:rsidRDefault="001976BB" w:rsidP="00D6523C">
      <w:pPr>
        <w:pStyle w:val="Geenafstand"/>
        <w:ind w:firstLine="360"/>
        <w:jc w:val="center"/>
        <w:rPr>
          <w:ins w:id="535" w:author="Julia Faillace Thiesen" w:date="2014-04-07T08:58:00Z"/>
          <w:rFonts w:eastAsia="Times New Roman"/>
          <w:sz w:val="16"/>
          <w:szCs w:val="16"/>
          <w:lang w:val="en-GB" w:eastAsia="en-GB"/>
        </w:rPr>
      </w:pPr>
      <w:ins w:id="536" w:author="Julia Faillace Thiesen" w:date="2014-04-07T08:58:00Z">
        <w:r>
          <w:rPr>
            <w:rFonts w:eastAsia="Times New Roman"/>
            <w:b/>
            <w:sz w:val="16"/>
            <w:szCs w:val="16"/>
            <w:lang w:val="en-GB" w:eastAsia="en-GB"/>
          </w:rPr>
          <w:t>Table 3</w:t>
        </w:r>
        <w:r w:rsidR="00D6523C" w:rsidRPr="00A75F40">
          <w:rPr>
            <w:rFonts w:eastAsia="Times New Roman"/>
            <w:b/>
            <w:sz w:val="16"/>
            <w:szCs w:val="16"/>
            <w:lang w:val="en-GB" w:eastAsia="en-GB"/>
          </w:rPr>
          <w:t>:</w:t>
        </w:r>
        <w:r w:rsidR="00D6523C" w:rsidRPr="00A75F40">
          <w:rPr>
            <w:rFonts w:eastAsia="Times New Roman"/>
            <w:sz w:val="16"/>
            <w:szCs w:val="16"/>
            <w:lang w:val="en-GB" w:eastAsia="en-GB"/>
          </w:rPr>
          <w:t xml:space="preserve"> Phylogenetically informative plastid markers for Orchid Phylogeny in different phylogenetic levels.</w:t>
        </w:r>
      </w:ins>
    </w:p>
    <w:p w14:paraId="33BB4B83" w14:textId="77777777" w:rsidR="00D6523C" w:rsidRDefault="00D6523C" w:rsidP="00D6523C">
      <w:pPr>
        <w:pStyle w:val="Geenafstand"/>
        <w:ind w:firstLine="360"/>
        <w:rPr>
          <w:ins w:id="537" w:author="Julia Faillace Thiesen" w:date="2014-04-07T08:58:00Z"/>
          <w:rFonts w:eastAsia="Times New Roman"/>
          <w:szCs w:val="20"/>
          <w:lang w:val="en-GB" w:eastAsia="en-GB"/>
        </w:rPr>
      </w:pPr>
    </w:p>
    <w:tbl>
      <w:tblPr>
        <w:tblW w:w="6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4183"/>
      </w:tblGrid>
      <w:tr w:rsidR="00D6523C" w:rsidRPr="00605340" w14:paraId="7171E59F" w14:textId="77777777" w:rsidTr="005B11CD">
        <w:trPr>
          <w:trHeight w:val="175"/>
          <w:jc w:val="center"/>
          <w:ins w:id="538" w:author="Julia Faillace Thiesen" w:date="2014-04-07T08:58:00Z"/>
        </w:trPr>
        <w:tc>
          <w:tcPr>
            <w:tcW w:w="1960" w:type="dxa"/>
            <w:vAlign w:val="bottom"/>
          </w:tcPr>
          <w:p w14:paraId="334CA9B9" w14:textId="77777777" w:rsidR="00D6523C" w:rsidRPr="00C13C6A" w:rsidRDefault="00D6523C" w:rsidP="005B11CD">
            <w:pPr>
              <w:jc w:val="center"/>
              <w:rPr>
                <w:ins w:id="539" w:author="Julia Faillace Thiesen" w:date="2014-04-07T08:58:00Z"/>
                <w:rFonts w:ascii="Calibri" w:eastAsia="Times New Roman" w:hAnsi="Calibri"/>
                <w:sz w:val="14"/>
                <w:szCs w:val="14"/>
                <w:lang w:val="en-GB" w:eastAsia="en-GB"/>
              </w:rPr>
            </w:pPr>
            <w:ins w:id="540" w:author="Julia Faillace Thiesen" w:date="2014-04-07T08:58:00Z">
              <w:r w:rsidRPr="00C13C6A">
                <w:rPr>
                  <w:rFonts w:ascii="Calibri" w:eastAsia="Times New Roman" w:hAnsi="Calibri"/>
                  <w:sz w:val="14"/>
                  <w:szCs w:val="14"/>
                  <w:lang w:val="en-GB" w:eastAsia="en-GB"/>
                </w:rPr>
                <w:t>Chang</w:t>
              </w:r>
              <w:r w:rsidRPr="00C13C6A">
                <w:rPr>
                  <w:rFonts w:ascii="Calibri" w:eastAsia="Times New Roman" w:hAnsi="Calibri"/>
                  <w:i/>
                  <w:sz w:val="14"/>
                  <w:szCs w:val="14"/>
                  <w:lang w:val="en-GB" w:eastAsia="en-GB"/>
                </w:rPr>
                <w:t xml:space="preserve"> et al</w:t>
              </w:r>
              <w:r w:rsidRPr="00C13C6A">
                <w:rPr>
                  <w:rFonts w:ascii="Calibri" w:eastAsia="Times New Roman" w:hAnsi="Calibri"/>
                  <w:sz w:val="14"/>
                  <w:szCs w:val="14"/>
                  <w:lang w:val="en-GB" w:eastAsia="en-GB"/>
                </w:rPr>
                <w:t>. 2006</w:t>
              </w:r>
            </w:ins>
          </w:p>
        </w:tc>
        <w:tc>
          <w:tcPr>
            <w:tcW w:w="4183" w:type="dxa"/>
            <w:shd w:val="clear" w:color="auto" w:fill="auto"/>
            <w:noWrap/>
            <w:vAlign w:val="bottom"/>
            <w:hideMark/>
          </w:tcPr>
          <w:p w14:paraId="1F17DC7A" w14:textId="68E11C79" w:rsidR="00D6523C" w:rsidRPr="00C13C6A" w:rsidRDefault="00D6523C" w:rsidP="005B11CD">
            <w:pPr>
              <w:rPr>
                <w:ins w:id="541" w:author="Julia Faillace Thiesen" w:date="2014-04-07T08:58:00Z"/>
                <w:rFonts w:ascii="Calibri" w:eastAsia="Times New Roman" w:hAnsi="Calibri"/>
                <w:sz w:val="14"/>
                <w:szCs w:val="14"/>
                <w:lang w:val="en-GB" w:eastAsia="en-GB"/>
              </w:rPr>
            </w:pPr>
            <w:ins w:id="542" w:author="Julia Faillace Thiesen" w:date="2014-04-07T08:58:00Z">
              <w:r w:rsidRPr="007D49F0">
                <w:rPr>
                  <w:rFonts w:ascii="Calibri" w:eastAsia="Times New Roman" w:hAnsi="Calibri"/>
                  <w:i/>
                  <w:sz w:val="14"/>
                  <w:szCs w:val="14"/>
                  <w:lang w:val="en-GB" w:eastAsia="en-GB"/>
                </w:rPr>
                <w:t>ndh</w:t>
              </w:r>
              <w:r w:rsidRPr="00C13C6A">
                <w:rPr>
                  <w:rFonts w:ascii="Calibri" w:eastAsia="Times New Roman" w:hAnsi="Calibri"/>
                  <w:sz w:val="14"/>
                  <w:szCs w:val="14"/>
                  <w:lang w:val="en-GB" w:eastAsia="en-GB"/>
                </w:rPr>
                <w:t xml:space="preserve">A + </w:t>
              </w:r>
              <w:r w:rsidRPr="007D49F0">
                <w:rPr>
                  <w:rFonts w:ascii="Calibri" w:eastAsia="Times New Roman" w:hAnsi="Calibri"/>
                  <w:i/>
                  <w:sz w:val="14"/>
                  <w:szCs w:val="14"/>
                  <w:lang w:val="en-GB" w:eastAsia="en-GB"/>
                </w:rPr>
                <w:t>rpl1</w:t>
              </w:r>
              <w:r w:rsidR="00880C5E">
                <w:rPr>
                  <w:rFonts w:ascii="Calibri" w:eastAsia="Times New Roman" w:hAnsi="Calibri"/>
                  <w:sz w:val="14"/>
                  <w:szCs w:val="14"/>
                  <w:lang w:val="en-GB" w:eastAsia="en-GB"/>
                </w:rPr>
                <w:t xml:space="preserve">6 </w:t>
              </w:r>
            </w:ins>
          </w:p>
        </w:tc>
      </w:tr>
      <w:tr w:rsidR="00D6523C" w:rsidRPr="00605340" w14:paraId="47FFEC93" w14:textId="77777777" w:rsidTr="005B11CD">
        <w:trPr>
          <w:trHeight w:val="175"/>
          <w:jc w:val="center"/>
          <w:ins w:id="543" w:author="Julia Faillace Thiesen" w:date="2014-04-07T08:58:00Z"/>
        </w:trPr>
        <w:tc>
          <w:tcPr>
            <w:tcW w:w="1960" w:type="dxa"/>
            <w:vAlign w:val="bottom"/>
          </w:tcPr>
          <w:p w14:paraId="3982F288" w14:textId="77777777" w:rsidR="00D6523C" w:rsidRPr="00C13C6A" w:rsidRDefault="00D6523C" w:rsidP="005B11CD">
            <w:pPr>
              <w:jc w:val="center"/>
              <w:rPr>
                <w:ins w:id="544" w:author="Julia Faillace Thiesen" w:date="2014-04-07T08:58:00Z"/>
                <w:rFonts w:ascii="Calibri" w:eastAsia="Times New Roman" w:hAnsi="Calibri"/>
                <w:sz w:val="14"/>
                <w:szCs w:val="14"/>
                <w:lang w:val="en-GB" w:eastAsia="en-GB"/>
              </w:rPr>
            </w:pPr>
            <w:ins w:id="545" w:author="Julia Faillace Thiesen" w:date="2014-04-07T08:58:00Z">
              <w:r w:rsidRPr="00C13C6A">
                <w:rPr>
                  <w:rFonts w:ascii="Calibri" w:eastAsia="Times New Roman" w:hAnsi="Calibri"/>
                  <w:sz w:val="14"/>
                  <w:szCs w:val="14"/>
                  <w:lang w:val="en-GB" w:eastAsia="en-GB"/>
                </w:rPr>
                <w:t xml:space="preserve">Pan </w:t>
              </w:r>
              <w:r w:rsidRPr="00C13C6A">
                <w:rPr>
                  <w:rFonts w:ascii="Calibri" w:eastAsia="Times New Roman" w:hAnsi="Calibri"/>
                  <w:i/>
                  <w:sz w:val="14"/>
                  <w:szCs w:val="14"/>
                  <w:lang w:val="en-GB" w:eastAsia="en-GB"/>
                </w:rPr>
                <w:t>et al</w:t>
              </w:r>
              <w:r w:rsidRPr="00C13C6A">
                <w:rPr>
                  <w:rFonts w:ascii="Calibri" w:eastAsia="Times New Roman" w:hAnsi="Calibri"/>
                  <w:sz w:val="14"/>
                  <w:szCs w:val="14"/>
                  <w:lang w:val="en-GB" w:eastAsia="en-GB"/>
                </w:rPr>
                <w:t>. 2012</w:t>
              </w:r>
              <w:r>
                <w:rPr>
                  <w:rFonts w:ascii="Calibri" w:eastAsia="Times New Roman" w:hAnsi="Calibri"/>
                  <w:sz w:val="14"/>
                  <w:szCs w:val="14"/>
                  <w:lang w:val="en-GB" w:eastAsia="en-GB"/>
                </w:rPr>
                <w:t xml:space="preserve"> (suggested for intrafamilial inference)</w:t>
              </w:r>
            </w:ins>
          </w:p>
        </w:tc>
        <w:tc>
          <w:tcPr>
            <w:tcW w:w="4183" w:type="dxa"/>
            <w:shd w:val="clear" w:color="auto" w:fill="auto"/>
            <w:noWrap/>
            <w:vAlign w:val="bottom"/>
            <w:hideMark/>
          </w:tcPr>
          <w:p w14:paraId="6F9F294A" w14:textId="77777777" w:rsidR="00D6523C" w:rsidRPr="00C13C6A" w:rsidRDefault="00D6523C" w:rsidP="005B11CD">
            <w:pPr>
              <w:rPr>
                <w:ins w:id="546" w:author="Julia Faillace Thiesen" w:date="2014-04-07T08:58:00Z"/>
                <w:rFonts w:ascii="Calibri" w:eastAsia="Times New Roman" w:hAnsi="Calibri"/>
                <w:sz w:val="14"/>
                <w:szCs w:val="14"/>
                <w:lang w:val="en-GB" w:eastAsia="en-GB"/>
              </w:rPr>
            </w:pPr>
            <w:ins w:id="547" w:author="Julia Faillace Thiesen" w:date="2014-04-07T08:58:00Z">
              <w:r w:rsidRPr="007D49F0">
                <w:rPr>
                  <w:rFonts w:ascii="Calibri" w:eastAsia="Times New Roman" w:hAnsi="Calibri"/>
                  <w:i/>
                  <w:sz w:val="14"/>
                  <w:szCs w:val="14"/>
                  <w:lang w:val="en-GB" w:eastAsia="en-GB"/>
                </w:rPr>
                <w:t>trnF</w:t>
              </w:r>
              <w:r w:rsidRPr="00C13C6A">
                <w:rPr>
                  <w:rFonts w:ascii="Calibri" w:eastAsia="Times New Roman" w:hAnsi="Calibri"/>
                  <w:sz w:val="14"/>
                  <w:szCs w:val="14"/>
                  <w:lang w:val="en-GB" w:eastAsia="en-GB"/>
                </w:rPr>
                <w:t>-</w:t>
              </w:r>
              <w:r w:rsidRPr="007D49F0">
                <w:rPr>
                  <w:rFonts w:ascii="Calibri" w:eastAsia="Times New Roman" w:hAnsi="Calibri"/>
                  <w:i/>
                  <w:sz w:val="14"/>
                  <w:szCs w:val="14"/>
                  <w:lang w:val="en-GB" w:eastAsia="en-GB"/>
                </w:rPr>
                <w:t>ndh</w:t>
              </w:r>
              <w:r w:rsidRPr="00C13C6A">
                <w:rPr>
                  <w:rFonts w:ascii="Calibri" w:eastAsia="Times New Roman" w:hAnsi="Calibri"/>
                  <w:sz w:val="14"/>
                  <w:szCs w:val="14"/>
                  <w:lang w:val="en-GB" w:eastAsia="en-GB"/>
                </w:rPr>
                <w:t xml:space="preserve">J + </w:t>
              </w:r>
              <w:r w:rsidRPr="007D49F0">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H-</w:t>
              </w:r>
              <w:r w:rsidRPr="007D49F0">
                <w:rPr>
                  <w:rFonts w:ascii="Calibri" w:eastAsia="Times New Roman" w:hAnsi="Calibri"/>
                  <w:i/>
                  <w:sz w:val="14"/>
                  <w:szCs w:val="14"/>
                  <w:lang w:val="en-GB" w:eastAsia="en-GB"/>
                </w:rPr>
                <w:t>psb</w:t>
              </w:r>
              <w:r w:rsidRPr="00C13C6A">
                <w:rPr>
                  <w:rFonts w:ascii="Calibri" w:eastAsia="Times New Roman" w:hAnsi="Calibri"/>
                  <w:sz w:val="14"/>
                  <w:szCs w:val="14"/>
                  <w:lang w:val="en-GB" w:eastAsia="en-GB"/>
                </w:rPr>
                <w:t>A</w:t>
              </w:r>
            </w:ins>
          </w:p>
        </w:tc>
      </w:tr>
      <w:tr w:rsidR="00D6523C" w:rsidRPr="00605340" w14:paraId="5E8B7E0E" w14:textId="77777777" w:rsidTr="005B11CD">
        <w:trPr>
          <w:trHeight w:val="175"/>
          <w:jc w:val="center"/>
          <w:ins w:id="548" w:author="Julia Faillace Thiesen" w:date="2014-04-07T08:58:00Z"/>
        </w:trPr>
        <w:tc>
          <w:tcPr>
            <w:tcW w:w="1960" w:type="dxa"/>
            <w:vAlign w:val="bottom"/>
          </w:tcPr>
          <w:p w14:paraId="4023A46F" w14:textId="77777777" w:rsidR="00D6523C" w:rsidRPr="00C13C6A" w:rsidRDefault="00D6523C" w:rsidP="005B11CD">
            <w:pPr>
              <w:jc w:val="center"/>
              <w:rPr>
                <w:ins w:id="549" w:author="Julia Faillace Thiesen" w:date="2014-04-07T08:58:00Z"/>
                <w:rFonts w:ascii="Calibri" w:eastAsia="Times New Roman" w:hAnsi="Calibri"/>
                <w:sz w:val="14"/>
                <w:szCs w:val="14"/>
                <w:lang w:val="en-GB" w:eastAsia="en-GB"/>
              </w:rPr>
            </w:pPr>
            <w:ins w:id="550" w:author="Julia Faillace Thiesen" w:date="2014-04-07T08:58:00Z">
              <w:r w:rsidRPr="00C13C6A">
                <w:rPr>
                  <w:rFonts w:ascii="Calibri" w:eastAsia="Times New Roman" w:hAnsi="Calibri"/>
                  <w:sz w:val="14"/>
                  <w:szCs w:val="14"/>
                  <w:lang w:val="en-GB" w:eastAsia="en-GB"/>
                </w:rPr>
                <w:t xml:space="preserve">Pan </w:t>
              </w:r>
              <w:r w:rsidRPr="00C13C6A">
                <w:rPr>
                  <w:rFonts w:ascii="Calibri" w:eastAsia="Times New Roman" w:hAnsi="Calibri"/>
                  <w:i/>
                  <w:sz w:val="14"/>
                  <w:szCs w:val="14"/>
                  <w:lang w:val="en-GB" w:eastAsia="en-GB"/>
                </w:rPr>
                <w:t>et al.</w:t>
              </w:r>
              <w:r w:rsidRPr="00C13C6A">
                <w:rPr>
                  <w:rFonts w:ascii="Calibri" w:eastAsia="Times New Roman" w:hAnsi="Calibri"/>
                  <w:sz w:val="14"/>
                  <w:szCs w:val="14"/>
                  <w:lang w:val="en-GB" w:eastAsia="en-GB"/>
                </w:rPr>
                <w:t xml:space="preserve"> 2012</w:t>
              </w:r>
              <w:r>
                <w:rPr>
                  <w:rFonts w:ascii="Calibri" w:eastAsia="Times New Roman" w:hAnsi="Calibri"/>
                  <w:sz w:val="14"/>
                  <w:szCs w:val="14"/>
                  <w:lang w:val="en-GB" w:eastAsia="en-GB"/>
                </w:rPr>
                <w:t xml:space="preserve"> (used in Epidendroideae)</w:t>
              </w:r>
            </w:ins>
          </w:p>
        </w:tc>
        <w:tc>
          <w:tcPr>
            <w:tcW w:w="4183" w:type="dxa"/>
            <w:shd w:val="clear" w:color="auto" w:fill="auto"/>
            <w:noWrap/>
            <w:vAlign w:val="bottom"/>
            <w:hideMark/>
          </w:tcPr>
          <w:p w14:paraId="326818C8" w14:textId="76DA54C3" w:rsidR="00D6523C" w:rsidRPr="00C13C6A" w:rsidRDefault="00D6523C" w:rsidP="005B11CD">
            <w:pPr>
              <w:rPr>
                <w:ins w:id="551" w:author="Julia Faillace Thiesen" w:date="2014-04-07T08:58:00Z"/>
                <w:rFonts w:ascii="Calibri" w:eastAsia="Times New Roman" w:hAnsi="Calibri"/>
                <w:sz w:val="14"/>
                <w:szCs w:val="14"/>
                <w:lang w:val="en-GB" w:eastAsia="en-GB"/>
              </w:rPr>
            </w:pPr>
            <w:ins w:id="552" w:author="Julia Faillace Thiesen" w:date="2014-04-07T08:58:00Z">
              <w:r w:rsidRPr="00880C5E">
                <w:rPr>
                  <w:rFonts w:ascii="Calibri" w:eastAsia="Times New Roman" w:hAnsi="Calibri"/>
                  <w:i/>
                  <w:sz w:val="14"/>
                  <w:szCs w:val="14"/>
                  <w:lang w:val="en-GB" w:eastAsia="en-GB"/>
                  <w:rPrChange w:id="553" w:author="Julia Faillace Thiesen" w:date="2014-04-07T11:32:00Z">
                    <w:rPr>
                      <w:rFonts w:ascii="Calibri" w:eastAsia="Times New Roman" w:hAnsi="Calibri"/>
                      <w:sz w:val="14"/>
                      <w:szCs w:val="14"/>
                      <w:lang w:val="en-GB" w:eastAsia="en-GB"/>
                    </w:rPr>
                  </w:rPrChange>
                </w:rPr>
                <w:t>atp</w:t>
              </w:r>
              <w:r w:rsidRPr="00C13C6A">
                <w:rPr>
                  <w:rFonts w:ascii="Calibri" w:eastAsia="Times New Roman" w:hAnsi="Calibri"/>
                  <w:sz w:val="14"/>
                  <w:szCs w:val="14"/>
                  <w:lang w:val="en-GB" w:eastAsia="en-GB"/>
                </w:rPr>
                <w:t>H-</w:t>
              </w:r>
              <w:r w:rsidRPr="00880C5E">
                <w:rPr>
                  <w:rFonts w:ascii="Calibri" w:eastAsia="Times New Roman" w:hAnsi="Calibri"/>
                  <w:i/>
                  <w:sz w:val="14"/>
                  <w:szCs w:val="14"/>
                  <w:lang w:val="en-GB" w:eastAsia="en-GB"/>
                  <w:rPrChange w:id="554" w:author="Julia Faillace Thiesen" w:date="2014-04-07T11:32:00Z">
                    <w:rPr>
                      <w:rFonts w:ascii="Calibri" w:eastAsia="Times New Roman" w:hAnsi="Calibri"/>
                      <w:sz w:val="14"/>
                      <w:szCs w:val="14"/>
                      <w:lang w:val="en-GB" w:eastAsia="en-GB"/>
                    </w:rPr>
                  </w:rPrChange>
                </w:rPr>
                <w:t>atp</w:t>
              </w:r>
              <w:r w:rsidRPr="00C13C6A">
                <w:rPr>
                  <w:rFonts w:ascii="Calibri" w:eastAsia="Times New Roman" w:hAnsi="Calibri"/>
                  <w:sz w:val="14"/>
                  <w:szCs w:val="14"/>
                  <w:lang w:val="en-GB" w:eastAsia="en-GB"/>
                </w:rPr>
                <w:t xml:space="preserve">I, </w:t>
              </w:r>
              <w:r w:rsidRPr="00880C5E">
                <w:rPr>
                  <w:rFonts w:ascii="Calibri" w:eastAsia="Times New Roman" w:hAnsi="Calibri"/>
                  <w:i/>
                  <w:sz w:val="14"/>
                  <w:szCs w:val="14"/>
                  <w:lang w:val="en-GB" w:eastAsia="en-GB"/>
                  <w:rPrChange w:id="555" w:author="Julia Faillace Thiesen" w:date="2014-04-07T11:32:00Z">
                    <w:rPr>
                      <w:rFonts w:ascii="Calibri" w:eastAsia="Times New Roman" w:hAnsi="Calibri"/>
                      <w:sz w:val="14"/>
                      <w:szCs w:val="14"/>
                      <w:lang w:val="en-GB" w:eastAsia="en-GB"/>
                    </w:rPr>
                  </w:rPrChange>
                </w:rPr>
                <w:t>pet</w:t>
              </w:r>
              <w:r w:rsidRPr="00C13C6A">
                <w:rPr>
                  <w:rFonts w:ascii="Calibri" w:eastAsia="Times New Roman" w:hAnsi="Calibri"/>
                  <w:sz w:val="14"/>
                  <w:szCs w:val="14"/>
                  <w:lang w:val="en-GB" w:eastAsia="en-GB"/>
                </w:rPr>
                <w:t>N-</w:t>
              </w:r>
              <w:r w:rsidRPr="00880C5E">
                <w:rPr>
                  <w:rFonts w:ascii="Calibri" w:eastAsia="Times New Roman" w:hAnsi="Calibri"/>
                  <w:i/>
                  <w:sz w:val="14"/>
                  <w:szCs w:val="14"/>
                  <w:lang w:val="en-GB" w:eastAsia="en-GB"/>
                  <w:rPrChange w:id="556" w:author="Julia Faillace Thiesen" w:date="2014-04-07T11:32:00Z">
                    <w:rPr>
                      <w:rFonts w:ascii="Calibri" w:eastAsia="Times New Roman" w:hAnsi="Calibri"/>
                      <w:sz w:val="14"/>
                      <w:szCs w:val="14"/>
                      <w:lang w:val="en-GB" w:eastAsia="en-GB"/>
                    </w:rPr>
                  </w:rPrChange>
                </w:rPr>
                <w:t>psb</w:t>
              </w:r>
              <w:r w:rsidRPr="00C13C6A">
                <w:rPr>
                  <w:rFonts w:ascii="Calibri" w:eastAsia="Times New Roman" w:hAnsi="Calibri"/>
                  <w:sz w:val="14"/>
                  <w:szCs w:val="14"/>
                  <w:lang w:val="en-GB" w:eastAsia="en-GB"/>
                </w:rPr>
                <w:t xml:space="preserve">M, </w:t>
              </w:r>
              <w:r w:rsidRPr="00880C5E">
                <w:rPr>
                  <w:rFonts w:ascii="Calibri" w:eastAsia="Times New Roman" w:hAnsi="Calibri"/>
                  <w:i/>
                  <w:sz w:val="14"/>
                  <w:szCs w:val="14"/>
                  <w:lang w:val="en-GB" w:eastAsia="en-GB"/>
                  <w:rPrChange w:id="557" w:author="Julia Faillace Thiesen" w:date="2014-04-07T11:32:00Z">
                    <w:rPr>
                      <w:rFonts w:ascii="Calibri" w:eastAsia="Times New Roman" w:hAnsi="Calibri"/>
                      <w:sz w:val="14"/>
                      <w:szCs w:val="14"/>
                      <w:lang w:val="en-GB" w:eastAsia="en-GB"/>
                    </w:rPr>
                  </w:rPrChange>
                </w:rPr>
                <w:t>acc</w:t>
              </w:r>
              <w:r w:rsidRPr="00C13C6A">
                <w:rPr>
                  <w:rFonts w:ascii="Calibri" w:eastAsia="Times New Roman" w:hAnsi="Calibri"/>
                  <w:sz w:val="14"/>
                  <w:szCs w:val="14"/>
                  <w:lang w:val="en-GB" w:eastAsia="en-GB"/>
                </w:rPr>
                <w:t>D-</w:t>
              </w:r>
              <w:r w:rsidRPr="00880C5E">
                <w:rPr>
                  <w:rFonts w:ascii="Calibri" w:eastAsia="Times New Roman" w:hAnsi="Calibri"/>
                  <w:i/>
                  <w:sz w:val="14"/>
                  <w:szCs w:val="14"/>
                  <w:lang w:val="en-GB" w:eastAsia="en-GB"/>
                  <w:rPrChange w:id="558" w:author="Julia Faillace Thiesen" w:date="2014-04-07T11:32:00Z">
                    <w:rPr>
                      <w:rFonts w:ascii="Calibri" w:eastAsia="Times New Roman" w:hAnsi="Calibri"/>
                      <w:sz w:val="14"/>
                      <w:szCs w:val="14"/>
                      <w:lang w:val="en-GB" w:eastAsia="en-GB"/>
                    </w:rPr>
                  </w:rPrChange>
                </w:rPr>
                <w:t>psa</w:t>
              </w:r>
              <w:r w:rsidRPr="00C13C6A">
                <w:rPr>
                  <w:rFonts w:ascii="Calibri" w:eastAsia="Times New Roman" w:hAnsi="Calibri"/>
                  <w:sz w:val="14"/>
                  <w:szCs w:val="14"/>
                  <w:lang w:val="en-GB" w:eastAsia="en-GB"/>
                </w:rPr>
                <w:t xml:space="preserve">I, </w:t>
              </w:r>
              <w:r w:rsidRPr="00880C5E">
                <w:rPr>
                  <w:rFonts w:ascii="Calibri" w:eastAsia="Times New Roman" w:hAnsi="Calibri"/>
                  <w:i/>
                  <w:sz w:val="14"/>
                  <w:szCs w:val="14"/>
                  <w:lang w:val="en-GB" w:eastAsia="en-GB"/>
                  <w:rPrChange w:id="559" w:author="Julia Faillace Thiesen" w:date="2014-04-07T11:32:00Z">
                    <w:rPr>
                      <w:rFonts w:ascii="Calibri" w:eastAsia="Times New Roman" w:hAnsi="Calibri"/>
                      <w:sz w:val="14"/>
                      <w:szCs w:val="14"/>
                      <w:lang w:val="en-GB" w:eastAsia="en-GB"/>
                    </w:rPr>
                  </w:rPrChange>
                </w:rPr>
                <w:t>psb</w:t>
              </w:r>
              <w:r w:rsidRPr="00C13C6A">
                <w:rPr>
                  <w:rFonts w:ascii="Calibri" w:eastAsia="Times New Roman" w:hAnsi="Calibri"/>
                  <w:sz w:val="14"/>
                  <w:szCs w:val="14"/>
                  <w:lang w:val="en-GB" w:eastAsia="en-GB"/>
                </w:rPr>
                <w:t>E-</w:t>
              </w:r>
              <w:r w:rsidRPr="00880C5E">
                <w:rPr>
                  <w:rFonts w:ascii="Calibri" w:eastAsia="Times New Roman" w:hAnsi="Calibri"/>
                  <w:i/>
                  <w:sz w:val="14"/>
                  <w:szCs w:val="14"/>
                  <w:lang w:val="en-GB" w:eastAsia="en-GB"/>
                  <w:rPrChange w:id="560" w:author="Julia Faillace Thiesen" w:date="2014-04-07T11:32:00Z">
                    <w:rPr>
                      <w:rFonts w:ascii="Calibri" w:eastAsia="Times New Roman" w:hAnsi="Calibri"/>
                      <w:sz w:val="14"/>
                      <w:szCs w:val="14"/>
                      <w:lang w:val="en-GB" w:eastAsia="en-GB"/>
                    </w:rPr>
                  </w:rPrChange>
                </w:rPr>
                <w:t>pet</w:t>
              </w:r>
              <w:r w:rsidR="00880C5E">
                <w:rPr>
                  <w:rFonts w:ascii="Calibri" w:eastAsia="Times New Roman" w:hAnsi="Calibri"/>
                  <w:sz w:val="14"/>
                  <w:szCs w:val="14"/>
                  <w:lang w:val="en-GB" w:eastAsia="en-GB"/>
                </w:rPr>
                <w:t>L,</w:t>
              </w:r>
              <w:r w:rsidRPr="00C13C6A">
                <w:rPr>
                  <w:rFonts w:ascii="Calibri" w:eastAsia="Times New Roman" w:hAnsi="Calibri"/>
                  <w:sz w:val="14"/>
                  <w:szCs w:val="14"/>
                  <w:lang w:val="en-GB" w:eastAsia="en-GB"/>
                </w:rPr>
                <w:t xml:space="preserve"> </w:t>
              </w:r>
              <w:r w:rsidRPr="00880C5E">
                <w:rPr>
                  <w:rFonts w:ascii="Calibri" w:eastAsia="Times New Roman" w:hAnsi="Calibri"/>
                  <w:i/>
                  <w:sz w:val="14"/>
                  <w:szCs w:val="14"/>
                  <w:lang w:val="en-GB" w:eastAsia="en-GB"/>
                  <w:rPrChange w:id="561" w:author="Julia Faillace Thiesen" w:date="2014-04-07T11:33:00Z">
                    <w:rPr>
                      <w:rFonts w:ascii="Calibri" w:eastAsia="Times New Roman" w:hAnsi="Calibri"/>
                      <w:sz w:val="14"/>
                      <w:szCs w:val="14"/>
                      <w:lang w:val="en-GB" w:eastAsia="en-GB"/>
                    </w:rPr>
                  </w:rPrChange>
                </w:rPr>
                <w:t>rps</w:t>
              </w:r>
              <w:r w:rsidRPr="00C13C6A">
                <w:rPr>
                  <w:rFonts w:ascii="Calibri" w:eastAsia="Times New Roman" w:hAnsi="Calibri"/>
                  <w:sz w:val="14"/>
                  <w:szCs w:val="14"/>
                  <w:lang w:val="en-GB" w:eastAsia="en-GB"/>
                </w:rPr>
                <w:t>15-</w:t>
              </w:r>
              <w:r w:rsidRPr="00880C5E">
                <w:rPr>
                  <w:rFonts w:ascii="Calibri" w:eastAsia="Times New Roman" w:hAnsi="Calibri"/>
                  <w:i/>
                  <w:sz w:val="14"/>
                  <w:szCs w:val="14"/>
                  <w:lang w:val="en-GB" w:eastAsia="en-GB"/>
                  <w:rPrChange w:id="562" w:author="Julia Faillace Thiesen" w:date="2014-04-07T11:33:00Z">
                    <w:rPr>
                      <w:rFonts w:ascii="Calibri" w:eastAsia="Times New Roman" w:hAnsi="Calibri"/>
                      <w:sz w:val="14"/>
                      <w:szCs w:val="14"/>
                      <w:lang w:val="en-GB" w:eastAsia="en-GB"/>
                    </w:rPr>
                  </w:rPrChange>
                </w:rPr>
                <w:t>trn</w:t>
              </w:r>
              <w:r w:rsidRPr="00C13C6A">
                <w:rPr>
                  <w:rFonts w:ascii="Calibri" w:eastAsia="Times New Roman" w:hAnsi="Calibri"/>
                  <w:sz w:val="14"/>
                  <w:szCs w:val="14"/>
                  <w:lang w:val="en-GB" w:eastAsia="en-GB"/>
                </w:rPr>
                <w:t>N</w:t>
              </w:r>
            </w:ins>
          </w:p>
        </w:tc>
      </w:tr>
      <w:tr w:rsidR="00D6523C" w:rsidRPr="00605340" w14:paraId="2A4B266C" w14:textId="77777777" w:rsidTr="005B11CD">
        <w:trPr>
          <w:trHeight w:val="175"/>
          <w:jc w:val="center"/>
          <w:ins w:id="563" w:author="Julia Faillace Thiesen" w:date="2014-04-07T08:58:00Z"/>
        </w:trPr>
        <w:tc>
          <w:tcPr>
            <w:tcW w:w="1960" w:type="dxa"/>
            <w:vAlign w:val="bottom"/>
          </w:tcPr>
          <w:p w14:paraId="286FD147" w14:textId="77777777" w:rsidR="00D6523C" w:rsidRPr="00C13C6A" w:rsidRDefault="00D6523C" w:rsidP="005B11CD">
            <w:pPr>
              <w:jc w:val="center"/>
              <w:rPr>
                <w:ins w:id="564" w:author="Julia Faillace Thiesen" w:date="2014-04-07T08:58:00Z"/>
                <w:rFonts w:ascii="Calibri" w:eastAsia="Times New Roman" w:hAnsi="Calibri"/>
                <w:sz w:val="14"/>
                <w:szCs w:val="14"/>
                <w:lang w:val="en-GB" w:eastAsia="en-GB"/>
              </w:rPr>
            </w:pPr>
            <w:ins w:id="565" w:author="Julia Faillace Thiesen" w:date="2014-04-07T08:58:00Z">
              <w:r w:rsidRPr="00C13C6A">
                <w:rPr>
                  <w:rFonts w:ascii="Calibri" w:eastAsia="Times New Roman" w:hAnsi="Calibri"/>
                  <w:sz w:val="14"/>
                  <w:szCs w:val="14"/>
                  <w:lang w:val="en-GB" w:eastAsia="en-GB"/>
                </w:rPr>
                <w:t xml:space="preserve">Pan </w:t>
              </w:r>
              <w:r w:rsidRPr="00C13C6A">
                <w:rPr>
                  <w:rFonts w:ascii="Calibri" w:eastAsia="Times New Roman" w:hAnsi="Calibri"/>
                  <w:i/>
                  <w:sz w:val="14"/>
                  <w:szCs w:val="14"/>
                  <w:lang w:val="en-GB" w:eastAsia="en-GB"/>
                </w:rPr>
                <w:t>et al</w:t>
              </w:r>
              <w:r w:rsidRPr="00C13C6A">
                <w:rPr>
                  <w:rFonts w:ascii="Calibri" w:eastAsia="Times New Roman" w:hAnsi="Calibri"/>
                  <w:sz w:val="14"/>
                  <w:szCs w:val="14"/>
                  <w:lang w:val="en-GB" w:eastAsia="en-GB"/>
                </w:rPr>
                <w:t>. 2012</w:t>
              </w:r>
              <w:r>
                <w:rPr>
                  <w:rFonts w:ascii="Calibri" w:eastAsia="Times New Roman" w:hAnsi="Calibri"/>
                  <w:sz w:val="14"/>
                  <w:szCs w:val="14"/>
                  <w:lang w:val="en-GB" w:eastAsia="en-GB"/>
                </w:rPr>
                <w:t xml:space="preserve"> (used in subtribe Oncidiinae)</w:t>
              </w:r>
            </w:ins>
          </w:p>
        </w:tc>
        <w:tc>
          <w:tcPr>
            <w:tcW w:w="4183" w:type="dxa"/>
            <w:shd w:val="clear" w:color="auto" w:fill="auto"/>
            <w:noWrap/>
            <w:vAlign w:val="bottom"/>
            <w:hideMark/>
          </w:tcPr>
          <w:p w14:paraId="64BC63BD" w14:textId="2D0AB41B" w:rsidR="00D6523C" w:rsidRPr="00C13C6A" w:rsidRDefault="00D6523C" w:rsidP="005B11CD">
            <w:pPr>
              <w:rPr>
                <w:ins w:id="566" w:author="Julia Faillace Thiesen" w:date="2014-04-07T08:58:00Z"/>
                <w:rFonts w:ascii="Calibri" w:eastAsia="Times New Roman" w:hAnsi="Calibri"/>
                <w:sz w:val="14"/>
                <w:szCs w:val="14"/>
                <w:lang w:val="en-GB" w:eastAsia="en-GB"/>
              </w:rPr>
            </w:pPr>
            <w:ins w:id="567" w:author="Julia Faillace Thiesen" w:date="2014-04-07T08:58:00Z">
              <w:r w:rsidRPr="00880C5E">
                <w:rPr>
                  <w:rFonts w:ascii="Calibri" w:eastAsia="Times New Roman" w:hAnsi="Calibri"/>
                  <w:i/>
                  <w:sz w:val="14"/>
                  <w:szCs w:val="14"/>
                  <w:lang w:val="en-GB" w:eastAsia="en-GB"/>
                  <w:rPrChange w:id="568" w:author="Julia Faillace Thiesen" w:date="2014-04-07T11:23:00Z">
                    <w:rPr>
                      <w:rFonts w:ascii="Calibri" w:eastAsia="Times New Roman" w:hAnsi="Calibri"/>
                      <w:sz w:val="14"/>
                      <w:szCs w:val="14"/>
                      <w:lang w:val="en-GB" w:eastAsia="en-GB"/>
                    </w:rPr>
                  </w:rPrChange>
                </w:rPr>
                <w:t>trn</w:t>
              </w:r>
            </w:ins>
            <w:ins w:id="569" w:author="Julia Faillace Thiesen" w:date="2014-04-07T11:23:00Z">
              <w:r w:rsidR="00880C5E">
                <w:rPr>
                  <w:rFonts w:ascii="Calibri" w:eastAsia="Times New Roman" w:hAnsi="Calibri"/>
                  <w:sz w:val="14"/>
                  <w:szCs w:val="14"/>
                  <w:lang w:val="en-GB" w:eastAsia="en-GB"/>
                </w:rPr>
                <w:t>F</w:t>
              </w:r>
            </w:ins>
            <w:ins w:id="570" w:author="Julia Faillace Thiesen" w:date="2014-04-07T08:58:00Z">
              <w:r w:rsidRPr="00C13C6A">
                <w:rPr>
                  <w:rFonts w:ascii="Calibri" w:eastAsia="Times New Roman" w:hAnsi="Calibri"/>
                  <w:sz w:val="14"/>
                  <w:szCs w:val="14"/>
                  <w:lang w:val="en-GB" w:eastAsia="en-GB"/>
                </w:rPr>
                <w:t>-</w:t>
              </w:r>
              <w:r w:rsidRPr="00880C5E">
                <w:rPr>
                  <w:rFonts w:ascii="Calibri" w:eastAsia="Times New Roman" w:hAnsi="Calibri"/>
                  <w:i/>
                  <w:sz w:val="14"/>
                  <w:szCs w:val="14"/>
                  <w:lang w:val="en-GB" w:eastAsia="en-GB"/>
                  <w:rPrChange w:id="571" w:author="Julia Faillace Thiesen" w:date="2014-04-07T11:23:00Z">
                    <w:rPr>
                      <w:rFonts w:ascii="Calibri" w:eastAsia="Times New Roman" w:hAnsi="Calibri"/>
                      <w:sz w:val="14"/>
                      <w:szCs w:val="14"/>
                      <w:lang w:val="en-GB" w:eastAsia="en-GB"/>
                    </w:rPr>
                  </w:rPrChange>
                </w:rPr>
                <w:t>ndh</w:t>
              </w:r>
              <w:r w:rsidRPr="00C13C6A">
                <w:rPr>
                  <w:rFonts w:ascii="Calibri" w:eastAsia="Times New Roman" w:hAnsi="Calibri"/>
                  <w:sz w:val="14"/>
                  <w:szCs w:val="14"/>
                  <w:lang w:val="en-GB" w:eastAsia="en-GB"/>
                </w:rPr>
                <w:t xml:space="preserve">J + </w:t>
              </w:r>
              <w:r w:rsidRPr="00880C5E">
                <w:rPr>
                  <w:rFonts w:ascii="Calibri" w:eastAsia="Times New Roman" w:hAnsi="Calibri"/>
                  <w:i/>
                  <w:sz w:val="14"/>
                  <w:szCs w:val="14"/>
                  <w:lang w:val="en-GB" w:eastAsia="en-GB"/>
                  <w:rPrChange w:id="572" w:author="Julia Faillace Thiesen" w:date="2014-04-07T11:24:00Z">
                    <w:rPr>
                      <w:rFonts w:ascii="Calibri" w:eastAsia="Times New Roman" w:hAnsi="Calibri"/>
                      <w:sz w:val="14"/>
                      <w:szCs w:val="14"/>
                      <w:lang w:val="en-GB" w:eastAsia="en-GB"/>
                    </w:rPr>
                  </w:rPrChange>
                </w:rPr>
                <w:t>trn</w:t>
              </w:r>
              <w:r w:rsidRPr="00C13C6A">
                <w:rPr>
                  <w:rFonts w:ascii="Calibri" w:eastAsia="Times New Roman" w:hAnsi="Calibri"/>
                  <w:sz w:val="14"/>
                  <w:szCs w:val="14"/>
                  <w:lang w:val="en-GB" w:eastAsia="en-GB"/>
                </w:rPr>
                <w:t>H-</w:t>
              </w:r>
              <w:r w:rsidRPr="00880C5E">
                <w:rPr>
                  <w:rFonts w:ascii="Calibri" w:eastAsia="Times New Roman" w:hAnsi="Calibri"/>
                  <w:i/>
                  <w:sz w:val="14"/>
                  <w:szCs w:val="14"/>
                  <w:lang w:val="en-GB" w:eastAsia="en-GB"/>
                  <w:rPrChange w:id="573" w:author="Julia Faillace Thiesen" w:date="2014-04-07T11:24:00Z">
                    <w:rPr>
                      <w:rFonts w:ascii="Calibri" w:eastAsia="Times New Roman" w:hAnsi="Calibri"/>
                      <w:sz w:val="14"/>
                      <w:szCs w:val="14"/>
                      <w:lang w:val="en-GB" w:eastAsia="en-GB"/>
                    </w:rPr>
                  </w:rPrChange>
                </w:rPr>
                <w:t>psb</w:t>
              </w:r>
              <w:r w:rsidRPr="00C13C6A">
                <w:rPr>
                  <w:rFonts w:ascii="Calibri" w:eastAsia="Times New Roman" w:hAnsi="Calibri"/>
                  <w:sz w:val="14"/>
                  <w:szCs w:val="14"/>
                  <w:lang w:val="en-GB" w:eastAsia="en-GB"/>
                </w:rPr>
                <w:t>A</w:t>
              </w:r>
            </w:ins>
          </w:p>
        </w:tc>
      </w:tr>
      <w:tr w:rsidR="00D6523C" w:rsidRPr="00605340" w14:paraId="20812503" w14:textId="77777777" w:rsidTr="005B11CD">
        <w:trPr>
          <w:trHeight w:val="175"/>
          <w:jc w:val="center"/>
          <w:ins w:id="574" w:author="Julia Faillace Thiesen" w:date="2014-04-07T08:58:00Z"/>
        </w:trPr>
        <w:tc>
          <w:tcPr>
            <w:tcW w:w="1960" w:type="dxa"/>
            <w:vAlign w:val="bottom"/>
          </w:tcPr>
          <w:p w14:paraId="200DD221" w14:textId="77777777" w:rsidR="00D6523C" w:rsidRPr="00C13C6A" w:rsidRDefault="00D6523C" w:rsidP="005B11CD">
            <w:pPr>
              <w:jc w:val="center"/>
              <w:rPr>
                <w:ins w:id="575" w:author="Julia Faillace Thiesen" w:date="2014-04-07T08:58:00Z"/>
                <w:rFonts w:ascii="Calibri" w:eastAsia="Times New Roman" w:hAnsi="Calibri"/>
                <w:sz w:val="14"/>
                <w:szCs w:val="14"/>
                <w:lang w:val="en-GB" w:eastAsia="en-GB"/>
              </w:rPr>
            </w:pPr>
            <w:ins w:id="576" w:author="Julia Faillace Thiesen" w:date="2014-04-07T08:58:00Z">
              <w:r w:rsidRPr="00C13C6A">
                <w:rPr>
                  <w:rFonts w:ascii="Calibri" w:eastAsia="Times New Roman" w:hAnsi="Calibri"/>
                  <w:sz w:val="14"/>
                  <w:szCs w:val="14"/>
                  <w:lang w:val="en-GB" w:eastAsia="en-GB"/>
                </w:rPr>
                <w:t xml:space="preserve">Yang </w:t>
              </w:r>
              <w:r w:rsidRPr="00C13C6A">
                <w:rPr>
                  <w:rFonts w:ascii="Calibri" w:eastAsia="Times New Roman" w:hAnsi="Calibri"/>
                  <w:i/>
                  <w:sz w:val="14"/>
                  <w:szCs w:val="14"/>
                  <w:lang w:val="en-GB" w:eastAsia="en-GB"/>
                </w:rPr>
                <w:t>et al.</w:t>
              </w:r>
              <w:r w:rsidRPr="00C13C6A">
                <w:rPr>
                  <w:rFonts w:ascii="Calibri" w:eastAsia="Times New Roman" w:hAnsi="Calibri"/>
                  <w:sz w:val="14"/>
                  <w:szCs w:val="14"/>
                  <w:lang w:val="en-GB" w:eastAsia="en-GB"/>
                </w:rPr>
                <w:t xml:space="preserve"> 2013</w:t>
              </w:r>
            </w:ins>
          </w:p>
        </w:tc>
        <w:tc>
          <w:tcPr>
            <w:tcW w:w="4183" w:type="dxa"/>
            <w:shd w:val="clear" w:color="auto" w:fill="auto"/>
            <w:noWrap/>
            <w:vAlign w:val="bottom"/>
            <w:hideMark/>
          </w:tcPr>
          <w:p w14:paraId="4D430E1C" w14:textId="77777777" w:rsidR="00D6523C" w:rsidRPr="00C13C6A" w:rsidRDefault="00D6523C" w:rsidP="005B11CD">
            <w:pPr>
              <w:rPr>
                <w:ins w:id="577" w:author="Julia Faillace Thiesen" w:date="2014-04-07T08:58:00Z"/>
                <w:rFonts w:ascii="Calibri" w:eastAsia="Times New Roman" w:hAnsi="Calibri"/>
                <w:sz w:val="14"/>
                <w:szCs w:val="14"/>
                <w:lang w:val="en-GB" w:eastAsia="en-GB"/>
              </w:rPr>
            </w:pPr>
            <w:ins w:id="578" w:author="Julia Faillace Thiesen" w:date="2014-04-07T08:58:00Z">
              <w:r w:rsidRPr="007D49F0">
                <w:rPr>
                  <w:rFonts w:ascii="Calibri" w:eastAsia="Times New Roman" w:hAnsi="Calibri"/>
                  <w:i/>
                  <w:sz w:val="14"/>
                  <w:szCs w:val="14"/>
                  <w:lang w:val="en-GB" w:eastAsia="en-GB"/>
                </w:rPr>
                <w:t>cem</w:t>
              </w:r>
              <w:r w:rsidRPr="00C13C6A">
                <w:rPr>
                  <w:rFonts w:ascii="Calibri" w:eastAsia="Times New Roman" w:hAnsi="Calibri"/>
                  <w:sz w:val="14"/>
                  <w:szCs w:val="14"/>
                  <w:lang w:val="en-GB" w:eastAsia="en-GB"/>
                </w:rPr>
                <w:t>A-</w:t>
              </w:r>
              <w:r w:rsidRPr="007D49F0">
                <w:rPr>
                  <w:rFonts w:ascii="Calibri" w:eastAsia="Times New Roman" w:hAnsi="Calibri"/>
                  <w:i/>
                  <w:sz w:val="14"/>
                  <w:szCs w:val="14"/>
                  <w:lang w:val="en-GB" w:eastAsia="en-GB"/>
                </w:rPr>
                <w:t>pet</w:t>
              </w:r>
              <w:r w:rsidRPr="00C13C6A">
                <w:rPr>
                  <w:rFonts w:ascii="Calibri" w:eastAsia="Times New Roman" w:hAnsi="Calibri"/>
                  <w:sz w:val="14"/>
                  <w:szCs w:val="14"/>
                  <w:lang w:val="en-GB" w:eastAsia="en-GB"/>
                </w:rPr>
                <w:t xml:space="preserve">A, </w:t>
              </w:r>
              <w:r w:rsidRPr="007D49F0">
                <w:rPr>
                  <w:rFonts w:ascii="Calibri" w:eastAsia="Times New Roman" w:hAnsi="Calibri"/>
                  <w:i/>
                  <w:sz w:val="14"/>
                  <w:szCs w:val="14"/>
                  <w:lang w:val="en-GB" w:eastAsia="en-GB"/>
                </w:rPr>
                <w:t>clp</w:t>
              </w:r>
              <w:r w:rsidRPr="00C13C6A">
                <w:rPr>
                  <w:rFonts w:ascii="Calibri" w:eastAsia="Times New Roman" w:hAnsi="Calibri"/>
                  <w:sz w:val="14"/>
                  <w:szCs w:val="14"/>
                  <w:lang w:val="en-GB" w:eastAsia="en-GB"/>
                </w:rPr>
                <w:t>P-</w:t>
              </w:r>
              <w:r w:rsidRPr="007D49F0">
                <w:rPr>
                  <w:rFonts w:ascii="Calibri" w:eastAsia="Times New Roman" w:hAnsi="Calibri"/>
                  <w:i/>
                  <w:sz w:val="14"/>
                  <w:szCs w:val="14"/>
                  <w:lang w:val="en-GB" w:eastAsia="en-GB"/>
                </w:rPr>
                <w:t>psb</w:t>
              </w:r>
              <w:r w:rsidRPr="00C13C6A">
                <w:rPr>
                  <w:rFonts w:ascii="Calibri" w:eastAsia="Times New Roman" w:hAnsi="Calibri"/>
                  <w:sz w:val="14"/>
                  <w:szCs w:val="14"/>
                  <w:lang w:val="en-GB" w:eastAsia="en-GB"/>
                </w:rPr>
                <w:t xml:space="preserve">B, </w:t>
              </w:r>
              <w:r w:rsidRPr="00A02BFF">
                <w:rPr>
                  <w:rFonts w:ascii="Calibri" w:eastAsia="Times New Roman" w:hAnsi="Calibri"/>
                  <w:i/>
                  <w:sz w:val="14"/>
                  <w:szCs w:val="14"/>
                  <w:lang w:val="en-GB" w:eastAsia="en-GB"/>
                </w:rPr>
                <w:t>ndh</w:t>
              </w:r>
              <w:r w:rsidRPr="00C13C6A">
                <w:rPr>
                  <w:rFonts w:ascii="Calibri" w:eastAsia="Times New Roman" w:hAnsi="Calibri"/>
                  <w:sz w:val="14"/>
                  <w:szCs w:val="14"/>
                  <w:lang w:val="en-GB" w:eastAsia="en-GB"/>
                </w:rPr>
                <w:t>F-</w:t>
              </w:r>
              <w:r w:rsidRPr="00A02BFF">
                <w:rPr>
                  <w:rFonts w:ascii="Calibri" w:eastAsia="Times New Roman" w:hAnsi="Calibri"/>
                  <w:i/>
                  <w:sz w:val="14"/>
                  <w:szCs w:val="14"/>
                  <w:lang w:val="en-GB" w:eastAsia="en-GB"/>
                </w:rPr>
                <w:t>rpl</w:t>
              </w:r>
              <w:r w:rsidRPr="00C13C6A">
                <w:rPr>
                  <w:rFonts w:ascii="Calibri" w:eastAsia="Times New Roman" w:hAnsi="Calibri"/>
                  <w:sz w:val="14"/>
                  <w:szCs w:val="14"/>
                  <w:lang w:val="en-GB" w:eastAsia="en-GB"/>
                </w:rPr>
                <w:t>32,</w:t>
              </w:r>
              <w:r w:rsidRPr="00A02BFF">
                <w:rPr>
                  <w:rFonts w:ascii="Calibri" w:eastAsia="Times New Roman" w:hAnsi="Calibri"/>
                  <w:i/>
                  <w:sz w:val="14"/>
                  <w:szCs w:val="14"/>
                  <w:lang w:val="en-GB" w:eastAsia="en-GB"/>
                </w:rPr>
                <w:t xml:space="preserve"> pet</w:t>
              </w:r>
              <w:r w:rsidRPr="00331051">
                <w:rPr>
                  <w:rFonts w:ascii="Calibri" w:eastAsia="Times New Roman" w:hAnsi="Calibri"/>
                  <w:sz w:val="14"/>
                  <w:szCs w:val="14"/>
                  <w:lang w:val="en-GB" w:eastAsia="en-GB"/>
                </w:rPr>
                <w:t>A</w:t>
              </w:r>
              <w:r w:rsidRPr="00C13C6A">
                <w:rPr>
                  <w:rFonts w:ascii="Calibri" w:eastAsia="Times New Roman" w:hAnsi="Calibri"/>
                  <w:sz w:val="14"/>
                  <w:szCs w:val="14"/>
                  <w:lang w:val="en-GB" w:eastAsia="en-GB"/>
                </w:rPr>
                <w:t>-</w:t>
              </w:r>
              <w:r w:rsidRPr="00A02BFF">
                <w:rPr>
                  <w:rFonts w:ascii="Calibri" w:eastAsia="Times New Roman" w:hAnsi="Calibri"/>
                  <w:i/>
                  <w:sz w:val="14"/>
                  <w:szCs w:val="14"/>
                  <w:lang w:val="en-GB" w:eastAsia="en-GB"/>
                </w:rPr>
                <w:t>psb</w:t>
              </w:r>
              <w:r w:rsidRPr="00C13C6A">
                <w:rPr>
                  <w:rFonts w:ascii="Calibri" w:eastAsia="Times New Roman" w:hAnsi="Calibri"/>
                  <w:sz w:val="14"/>
                  <w:szCs w:val="14"/>
                  <w:lang w:val="en-GB" w:eastAsia="en-GB"/>
                </w:rPr>
                <w:t xml:space="preserve">J, </w:t>
              </w:r>
              <w:r w:rsidRPr="00A02BFF">
                <w:rPr>
                  <w:rFonts w:ascii="Calibri" w:eastAsia="Times New Roman" w:hAnsi="Calibri"/>
                  <w:i/>
                  <w:sz w:val="14"/>
                  <w:szCs w:val="14"/>
                  <w:lang w:val="en-GB" w:eastAsia="en-GB"/>
                </w:rPr>
                <w:t>psb</w:t>
              </w:r>
              <w:r w:rsidRPr="00C13C6A">
                <w:rPr>
                  <w:rFonts w:ascii="Calibri" w:eastAsia="Times New Roman" w:hAnsi="Calibri"/>
                  <w:sz w:val="14"/>
                  <w:szCs w:val="14"/>
                  <w:lang w:val="en-GB" w:eastAsia="en-GB"/>
                </w:rPr>
                <w:t>A-</w:t>
              </w:r>
              <w:r w:rsidRPr="00A02BFF">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 xml:space="preserve">K, </w:t>
              </w:r>
              <w:r w:rsidRPr="00A02BFF">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L-</w:t>
              </w:r>
              <w:r w:rsidRPr="002D17BC">
                <w:rPr>
                  <w:rFonts w:ascii="Calibri" w:eastAsia="Times New Roman" w:hAnsi="Calibri"/>
                  <w:i/>
                  <w:sz w:val="14"/>
                  <w:szCs w:val="14"/>
                  <w:lang w:val="en-GB" w:eastAsia="en-GB"/>
                </w:rPr>
                <w:t>ccs</w:t>
              </w:r>
              <w:r w:rsidRPr="00C13C6A">
                <w:rPr>
                  <w:rFonts w:ascii="Calibri" w:eastAsia="Times New Roman" w:hAnsi="Calibri"/>
                  <w:sz w:val="14"/>
                  <w:szCs w:val="14"/>
                  <w:lang w:val="en-GB" w:eastAsia="en-GB"/>
                </w:rPr>
                <w:t>A, r</w:t>
              </w:r>
              <w:r w:rsidRPr="002D17BC">
                <w:rPr>
                  <w:rFonts w:ascii="Calibri" w:eastAsia="Times New Roman" w:hAnsi="Calibri"/>
                  <w:i/>
                  <w:sz w:val="14"/>
                  <w:szCs w:val="14"/>
                  <w:lang w:val="en-GB" w:eastAsia="en-GB"/>
                </w:rPr>
                <w:t>pl</w:t>
              </w:r>
              <w:r w:rsidRPr="00C13C6A">
                <w:rPr>
                  <w:rFonts w:ascii="Calibri" w:eastAsia="Times New Roman" w:hAnsi="Calibri"/>
                  <w:sz w:val="14"/>
                  <w:szCs w:val="14"/>
                  <w:lang w:val="en-GB" w:eastAsia="en-GB"/>
                </w:rPr>
                <w:t xml:space="preserve">32-trnL, </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E-</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 xml:space="preserve">T,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K</w:t>
              </w:r>
              <w:r w:rsidRPr="00C13C6A">
                <w:rPr>
                  <w:rFonts w:ascii="Calibri" w:eastAsia="Times New Roman" w:hAnsi="Calibri"/>
                  <w:sz w:val="14"/>
                  <w:szCs w:val="14"/>
                  <w:lang w:val="en-GB" w:eastAsia="en-GB"/>
                </w:rPr>
                <w:t>-</w:t>
              </w:r>
              <w:r w:rsidRPr="002D17BC">
                <w:rPr>
                  <w:rFonts w:ascii="Calibri" w:eastAsia="Times New Roman" w:hAnsi="Calibri"/>
                  <w:i/>
                  <w:sz w:val="14"/>
                  <w:szCs w:val="14"/>
                  <w:lang w:val="en-GB" w:eastAsia="en-GB"/>
                </w:rPr>
                <w:t>rps</w:t>
              </w:r>
              <w:r w:rsidRPr="00C13C6A">
                <w:rPr>
                  <w:rFonts w:ascii="Calibri" w:eastAsia="Times New Roman" w:hAnsi="Calibri"/>
                  <w:sz w:val="14"/>
                  <w:szCs w:val="14"/>
                  <w:lang w:val="en-GB" w:eastAsia="en-GB"/>
                </w:rPr>
                <w:t xml:space="preserve">16, </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P-</w:t>
              </w:r>
              <w:r w:rsidRPr="002D17BC">
                <w:rPr>
                  <w:rFonts w:ascii="Calibri" w:eastAsia="Times New Roman" w:hAnsi="Calibri"/>
                  <w:i/>
                  <w:sz w:val="14"/>
                  <w:szCs w:val="14"/>
                  <w:lang w:val="en-GB" w:eastAsia="en-GB"/>
                </w:rPr>
                <w:t>psa</w:t>
              </w:r>
              <w:r w:rsidRPr="00C13C6A">
                <w:rPr>
                  <w:rFonts w:ascii="Calibri" w:eastAsia="Times New Roman" w:hAnsi="Calibri"/>
                  <w:sz w:val="14"/>
                  <w:szCs w:val="14"/>
                  <w:lang w:val="en-GB" w:eastAsia="en-GB"/>
                </w:rPr>
                <w:t xml:space="preserve">J, </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T-</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 xml:space="preserve">L  + </w:t>
              </w:r>
              <w:r w:rsidRPr="002D17BC">
                <w:rPr>
                  <w:rFonts w:ascii="Calibri" w:eastAsia="Times New Roman" w:hAnsi="Calibri"/>
                  <w:i/>
                  <w:sz w:val="14"/>
                  <w:szCs w:val="14"/>
                  <w:lang w:val="en-GB" w:eastAsia="en-GB"/>
                </w:rPr>
                <w:t>trn</w:t>
              </w:r>
              <w:r w:rsidRPr="00C13C6A">
                <w:rPr>
                  <w:rFonts w:ascii="Calibri" w:eastAsia="Times New Roman" w:hAnsi="Calibri"/>
                  <w:sz w:val="14"/>
                  <w:szCs w:val="14"/>
                  <w:lang w:val="en-GB" w:eastAsia="en-GB"/>
                </w:rPr>
                <w:t>H-</w:t>
              </w:r>
              <w:r w:rsidRPr="002D17BC">
                <w:rPr>
                  <w:rFonts w:ascii="Calibri" w:eastAsia="Times New Roman" w:hAnsi="Calibri"/>
                  <w:i/>
                  <w:sz w:val="14"/>
                  <w:szCs w:val="14"/>
                  <w:lang w:val="en-GB" w:eastAsia="en-GB"/>
                </w:rPr>
                <w:t>psb</w:t>
              </w:r>
              <w:r w:rsidRPr="00C13C6A">
                <w:rPr>
                  <w:rFonts w:ascii="Calibri" w:eastAsia="Times New Roman" w:hAnsi="Calibri"/>
                  <w:sz w:val="14"/>
                  <w:szCs w:val="14"/>
                  <w:lang w:val="en-GB" w:eastAsia="en-GB"/>
                </w:rPr>
                <w:t>A</w:t>
              </w:r>
            </w:ins>
          </w:p>
        </w:tc>
      </w:tr>
      <w:tr w:rsidR="00D6523C" w:rsidRPr="00605340" w14:paraId="0BAAC5C6" w14:textId="77777777" w:rsidTr="005B11CD">
        <w:trPr>
          <w:trHeight w:val="175"/>
          <w:jc w:val="center"/>
          <w:ins w:id="579" w:author="Julia Faillace Thiesen" w:date="2014-04-07T08:58:00Z"/>
        </w:trPr>
        <w:tc>
          <w:tcPr>
            <w:tcW w:w="1960" w:type="dxa"/>
            <w:vAlign w:val="bottom"/>
          </w:tcPr>
          <w:p w14:paraId="15759997" w14:textId="77777777" w:rsidR="00D6523C" w:rsidRPr="00C13C6A" w:rsidRDefault="00D6523C" w:rsidP="005B11CD">
            <w:pPr>
              <w:jc w:val="center"/>
              <w:rPr>
                <w:ins w:id="580" w:author="Julia Faillace Thiesen" w:date="2014-04-07T08:58:00Z"/>
                <w:rFonts w:ascii="Calibri" w:eastAsia="Times New Roman" w:hAnsi="Calibri"/>
                <w:sz w:val="14"/>
                <w:szCs w:val="14"/>
                <w:lang w:val="en-GB" w:eastAsia="en-GB"/>
              </w:rPr>
            </w:pPr>
            <w:ins w:id="581" w:author="Julia Faillace Thiesen" w:date="2014-04-07T08:58:00Z">
              <w:r>
                <w:rPr>
                  <w:rFonts w:ascii="Calibri" w:eastAsia="Times New Roman" w:hAnsi="Calibri"/>
                  <w:sz w:val="14"/>
                  <w:szCs w:val="14"/>
                  <w:lang w:val="en-GB" w:eastAsia="en-GB"/>
                </w:rPr>
                <w:t xml:space="preserve">Gravendeel </w:t>
              </w:r>
              <w:r w:rsidRPr="002D17BC">
                <w:rPr>
                  <w:rFonts w:ascii="Calibri" w:eastAsia="Times New Roman" w:hAnsi="Calibri"/>
                  <w:i/>
                  <w:sz w:val="14"/>
                  <w:szCs w:val="14"/>
                  <w:lang w:val="en-GB" w:eastAsia="en-GB"/>
                </w:rPr>
                <w:t>et al.</w:t>
              </w:r>
              <w:r>
                <w:rPr>
                  <w:rFonts w:ascii="Calibri" w:eastAsia="Times New Roman" w:hAnsi="Calibri"/>
                  <w:sz w:val="14"/>
                  <w:szCs w:val="14"/>
                  <w:lang w:val="en-GB" w:eastAsia="en-GB"/>
                </w:rPr>
                <w:t xml:space="preserve"> unpubl.</w:t>
              </w:r>
            </w:ins>
          </w:p>
        </w:tc>
        <w:tc>
          <w:tcPr>
            <w:tcW w:w="4183" w:type="dxa"/>
            <w:shd w:val="clear" w:color="auto" w:fill="auto"/>
            <w:noWrap/>
            <w:vAlign w:val="bottom"/>
          </w:tcPr>
          <w:p w14:paraId="5B9203DB" w14:textId="77777777" w:rsidR="00D6523C" w:rsidRPr="002D17BC" w:rsidRDefault="00D6523C" w:rsidP="005B11CD">
            <w:pPr>
              <w:rPr>
                <w:ins w:id="582" w:author="Julia Faillace Thiesen" w:date="2014-04-07T08:58:00Z"/>
                <w:rFonts w:ascii="Calibri" w:eastAsia="Times New Roman" w:hAnsi="Calibri"/>
                <w:sz w:val="14"/>
                <w:szCs w:val="14"/>
                <w:lang w:val="en-GB" w:eastAsia="en-GB"/>
              </w:rPr>
            </w:pPr>
            <w:ins w:id="583" w:author="Julia Faillace Thiesen" w:date="2014-04-07T08:58:00Z">
              <w:r>
                <w:rPr>
                  <w:rFonts w:ascii="Calibri" w:eastAsia="Times New Roman" w:hAnsi="Calibri"/>
                  <w:i/>
                  <w:sz w:val="14"/>
                  <w:szCs w:val="14"/>
                  <w:lang w:val="en-GB" w:eastAsia="en-GB"/>
                </w:rPr>
                <w:t>ndh</w:t>
              </w:r>
              <w:r>
                <w:rPr>
                  <w:rFonts w:ascii="Calibri" w:eastAsia="Times New Roman" w:hAnsi="Calibri"/>
                  <w:sz w:val="14"/>
                  <w:szCs w:val="14"/>
                  <w:lang w:val="en-GB" w:eastAsia="en-GB"/>
                </w:rPr>
                <w:t xml:space="preserve">J, </w:t>
              </w:r>
              <w:r w:rsidRPr="002D17BC">
                <w:rPr>
                  <w:rFonts w:ascii="Calibri" w:eastAsia="Times New Roman" w:hAnsi="Calibri"/>
                  <w:i/>
                  <w:sz w:val="14"/>
                  <w:szCs w:val="14"/>
                  <w:lang w:val="en-GB" w:eastAsia="en-GB"/>
                </w:rPr>
                <w:t>rpl</w:t>
              </w:r>
              <w:r>
                <w:rPr>
                  <w:rFonts w:ascii="Calibri" w:eastAsia="Times New Roman" w:hAnsi="Calibri"/>
                  <w:sz w:val="14"/>
                  <w:szCs w:val="14"/>
                  <w:lang w:val="en-GB" w:eastAsia="en-GB"/>
                </w:rPr>
                <w:t>32-</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L, </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B-</w:t>
              </w:r>
              <w:r w:rsidRPr="002D17BC">
                <w:rPr>
                  <w:rFonts w:ascii="Calibri" w:eastAsia="Times New Roman" w:hAnsi="Calibri"/>
                  <w:i/>
                  <w:sz w:val="14"/>
                  <w:szCs w:val="14"/>
                  <w:lang w:val="en-GB" w:eastAsia="en-GB"/>
                </w:rPr>
                <w:t>rbc</w:t>
              </w:r>
              <w:r>
                <w:rPr>
                  <w:rFonts w:ascii="Calibri" w:eastAsia="Times New Roman" w:hAnsi="Calibri"/>
                  <w:sz w:val="14"/>
                  <w:szCs w:val="14"/>
                  <w:lang w:val="en-GB" w:eastAsia="en-GB"/>
                </w:rPr>
                <w:t xml:space="preserve">L, </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11-</w:t>
              </w:r>
              <w:r w:rsidRPr="002D17BC">
                <w:rPr>
                  <w:rFonts w:ascii="Calibri" w:eastAsia="Times New Roman" w:hAnsi="Calibri"/>
                  <w:i/>
                  <w:sz w:val="14"/>
                  <w:szCs w:val="14"/>
                  <w:lang w:val="en-GB" w:eastAsia="en-GB"/>
                </w:rPr>
                <w:t>rpl</w:t>
              </w:r>
              <w:r>
                <w:rPr>
                  <w:rFonts w:ascii="Calibri" w:eastAsia="Times New Roman" w:hAnsi="Calibri"/>
                  <w:sz w:val="14"/>
                  <w:szCs w:val="14"/>
                  <w:lang w:val="en-GB" w:eastAsia="en-GB"/>
                </w:rPr>
                <w:t xml:space="preserve">36, </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16-</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Q, </w:t>
              </w:r>
              <w:r w:rsidRPr="002D17BC">
                <w:rPr>
                  <w:rFonts w:ascii="Calibri" w:eastAsia="Times New Roman" w:hAnsi="Calibri"/>
                  <w:i/>
                  <w:sz w:val="14"/>
                  <w:szCs w:val="14"/>
                  <w:lang w:val="en-GB" w:eastAsia="en-GB"/>
                </w:rPr>
                <w:t>ndh</w:t>
              </w:r>
              <w:r>
                <w:rPr>
                  <w:rFonts w:ascii="Calibri" w:eastAsia="Times New Roman" w:hAnsi="Calibri"/>
                  <w:sz w:val="14"/>
                  <w:szCs w:val="14"/>
                  <w:lang w:val="en-GB" w:eastAsia="en-GB"/>
                </w:rPr>
                <w:t>J-</w:t>
              </w:r>
              <w:r w:rsidRPr="002D17BC">
                <w:rPr>
                  <w:rFonts w:ascii="Calibri" w:eastAsia="Times New Roman" w:hAnsi="Calibri"/>
                  <w:i/>
                  <w:sz w:val="14"/>
                  <w:szCs w:val="14"/>
                  <w:lang w:val="en-GB" w:eastAsia="en-GB"/>
                </w:rPr>
                <w:t>ndh</w:t>
              </w:r>
              <w:r>
                <w:rPr>
                  <w:rFonts w:ascii="Calibri" w:eastAsia="Times New Roman" w:hAnsi="Calibri"/>
                  <w:sz w:val="14"/>
                  <w:szCs w:val="14"/>
                  <w:lang w:val="en-GB" w:eastAsia="en-GB"/>
                </w:rPr>
                <w:t xml:space="preserve">K, </w:t>
              </w:r>
              <w:r w:rsidRPr="002D17BC">
                <w:rPr>
                  <w:rFonts w:ascii="Calibri" w:eastAsia="Times New Roman" w:hAnsi="Calibri"/>
                  <w:i/>
                  <w:sz w:val="14"/>
                  <w:szCs w:val="14"/>
                  <w:lang w:val="en-GB" w:eastAsia="en-GB"/>
                </w:rPr>
                <w:t>ycf</w:t>
              </w:r>
              <w:r>
                <w:rPr>
                  <w:rFonts w:ascii="Calibri" w:eastAsia="Times New Roman" w:hAnsi="Calibri"/>
                  <w:sz w:val="14"/>
                  <w:szCs w:val="14"/>
                  <w:lang w:val="en-GB" w:eastAsia="en-GB"/>
                </w:rPr>
                <w:t xml:space="preserve">1,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D-</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T,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S-</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G,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L-</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F,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K-</w:t>
              </w:r>
              <w:r w:rsidRPr="002D17BC">
                <w:rPr>
                  <w:rFonts w:ascii="Calibri" w:eastAsia="Times New Roman" w:hAnsi="Calibri"/>
                  <w:i/>
                  <w:sz w:val="14"/>
                  <w:szCs w:val="14"/>
                  <w:lang w:val="en-GB" w:eastAsia="en-GB"/>
                </w:rPr>
                <w:t>mat</w:t>
              </w:r>
              <w:r>
                <w:rPr>
                  <w:rFonts w:ascii="Calibri" w:eastAsia="Times New Roman" w:hAnsi="Calibri"/>
                  <w:sz w:val="14"/>
                  <w:szCs w:val="14"/>
                  <w:lang w:val="en-GB" w:eastAsia="en-GB"/>
                </w:rPr>
                <w:t xml:space="preserve">K, </w:t>
              </w:r>
              <w:r w:rsidRPr="002D17BC">
                <w:rPr>
                  <w:rFonts w:ascii="Calibri" w:eastAsia="Times New Roman" w:hAnsi="Calibri"/>
                  <w:i/>
                  <w:sz w:val="14"/>
                  <w:szCs w:val="14"/>
                  <w:lang w:val="en-GB" w:eastAsia="en-GB"/>
                </w:rPr>
                <w:t>pet</w:t>
              </w:r>
              <w:r>
                <w:rPr>
                  <w:rFonts w:ascii="Calibri" w:eastAsia="Times New Roman" w:hAnsi="Calibri"/>
                  <w:sz w:val="14"/>
                  <w:szCs w:val="14"/>
                  <w:lang w:val="en-GB" w:eastAsia="en-GB"/>
                </w:rPr>
                <w:t>N-</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M,</w:t>
              </w:r>
              <w:r w:rsidRPr="002D17BC">
                <w:rPr>
                  <w:rFonts w:ascii="Calibri" w:eastAsia="Times New Roman" w:hAnsi="Calibri"/>
                  <w:i/>
                  <w:sz w:val="14"/>
                  <w:szCs w:val="14"/>
                  <w:lang w:val="en-GB" w:eastAsia="en-GB"/>
                </w:rPr>
                <w:t xml:space="preserve"> acc</w:t>
              </w:r>
              <w:r w:rsidRPr="009A6789">
                <w:rPr>
                  <w:rFonts w:ascii="Calibri" w:eastAsia="Times New Roman" w:hAnsi="Calibri"/>
                  <w:sz w:val="14"/>
                  <w:szCs w:val="14"/>
                  <w:lang w:val="en-GB" w:eastAsia="en-GB"/>
                </w:rPr>
                <w:t>D</w:t>
              </w:r>
              <w:r>
                <w:rPr>
                  <w:rFonts w:ascii="Calibri" w:eastAsia="Times New Roman" w:hAnsi="Calibri"/>
                  <w:sz w:val="14"/>
                  <w:szCs w:val="14"/>
                  <w:lang w:val="en-GB" w:eastAsia="en-GB"/>
                </w:rPr>
                <w:t>-</w:t>
              </w:r>
              <w:r w:rsidRPr="002D17BC">
                <w:rPr>
                  <w:rFonts w:ascii="Calibri" w:eastAsia="Times New Roman" w:hAnsi="Calibri"/>
                  <w:i/>
                  <w:sz w:val="14"/>
                  <w:szCs w:val="14"/>
                  <w:lang w:val="en-GB" w:eastAsia="en-GB"/>
                </w:rPr>
                <w:t>psa</w:t>
              </w:r>
              <w:r>
                <w:rPr>
                  <w:rFonts w:ascii="Calibri" w:eastAsia="Times New Roman" w:hAnsi="Calibri"/>
                  <w:sz w:val="14"/>
                  <w:szCs w:val="14"/>
                  <w:lang w:val="en-GB" w:eastAsia="en-GB"/>
                </w:rPr>
                <w:t>I,</w:t>
              </w:r>
              <w:r w:rsidRPr="002D17BC">
                <w:rPr>
                  <w:rFonts w:ascii="Calibri" w:eastAsia="Times New Roman" w:hAnsi="Calibri"/>
                  <w:i/>
                  <w:sz w:val="14"/>
                  <w:szCs w:val="14"/>
                  <w:lang w:val="en-GB" w:eastAsia="en-GB"/>
                </w:rPr>
                <w:t>ndh</w:t>
              </w:r>
              <w:r>
                <w:rPr>
                  <w:rFonts w:ascii="Calibri" w:eastAsia="Times New Roman" w:hAnsi="Calibri"/>
                  <w:sz w:val="14"/>
                  <w:szCs w:val="14"/>
                  <w:lang w:val="en-GB" w:eastAsia="en-GB"/>
                </w:rPr>
                <w:t xml:space="preserve">C,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C-</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D, </w:t>
              </w:r>
              <w:r w:rsidRPr="002D17BC">
                <w:rPr>
                  <w:rFonts w:ascii="Calibri" w:eastAsia="Times New Roman" w:hAnsi="Calibri"/>
                  <w:i/>
                  <w:sz w:val="14"/>
                  <w:szCs w:val="14"/>
                  <w:lang w:val="en-GB" w:eastAsia="en-GB"/>
                </w:rPr>
                <w:t>pet</w:t>
              </w:r>
              <w:r>
                <w:rPr>
                  <w:rFonts w:ascii="Calibri" w:eastAsia="Times New Roman" w:hAnsi="Calibri"/>
                  <w:sz w:val="14"/>
                  <w:szCs w:val="14"/>
                  <w:lang w:val="en-GB" w:eastAsia="en-GB"/>
                </w:rPr>
                <w:t>B-</w:t>
              </w:r>
              <w:r w:rsidRPr="002D17BC">
                <w:rPr>
                  <w:rFonts w:ascii="Calibri" w:eastAsia="Times New Roman" w:hAnsi="Calibri"/>
                  <w:i/>
                  <w:sz w:val="14"/>
                  <w:szCs w:val="14"/>
                  <w:lang w:val="en-GB" w:eastAsia="en-GB"/>
                </w:rPr>
                <w:t>pet</w:t>
              </w:r>
              <w:r>
                <w:rPr>
                  <w:rFonts w:ascii="Calibri" w:eastAsia="Times New Roman" w:hAnsi="Calibri"/>
                  <w:sz w:val="14"/>
                  <w:szCs w:val="14"/>
                  <w:lang w:val="en-GB" w:eastAsia="en-GB"/>
                </w:rPr>
                <w:t xml:space="preserve">D, </w:t>
              </w:r>
              <w:r w:rsidRPr="002D17BC">
                <w:rPr>
                  <w:rFonts w:ascii="Calibri" w:eastAsia="Times New Roman" w:hAnsi="Calibri"/>
                  <w:i/>
                  <w:sz w:val="14"/>
                  <w:szCs w:val="14"/>
                  <w:lang w:val="en-GB" w:eastAsia="en-GB"/>
                </w:rPr>
                <w:t>ndh</w:t>
              </w:r>
              <w:r>
                <w:rPr>
                  <w:rFonts w:ascii="Calibri" w:eastAsia="Times New Roman" w:hAnsi="Calibri"/>
                  <w:sz w:val="14"/>
                  <w:szCs w:val="14"/>
                  <w:lang w:val="en-GB" w:eastAsia="en-GB"/>
                </w:rPr>
                <w:t xml:space="preserve">K,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T-</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 xml:space="preserve">D, </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20-</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 xml:space="preserve">12, </w:t>
              </w:r>
              <w:r w:rsidRPr="002D17BC">
                <w:rPr>
                  <w:rFonts w:ascii="Calibri" w:eastAsia="Times New Roman" w:hAnsi="Calibri"/>
                  <w:i/>
                  <w:sz w:val="14"/>
                  <w:szCs w:val="14"/>
                  <w:lang w:val="en-GB" w:eastAsia="en-GB"/>
                </w:rPr>
                <w:t>pet</w:t>
              </w:r>
              <w:r>
                <w:rPr>
                  <w:rFonts w:ascii="Calibri" w:eastAsia="Times New Roman" w:hAnsi="Calibri"/>
                  <w:sz w:val="14"/>
                  <w:szCs w:val="14"/>
                  <w:lang w:val="en-GB" w:eastAsia="en-GB"/>
                </w:rPr>
                <w:t>A-</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 xml:space="preserve">J, </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A-</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 xml:space="preserve">H, </w:t>
              </w:r>
              <w:r w:rsidRPr="002D17BC">
                <w:rPr>
                  <w:rFonts w:ascii="Calibri" w:eastAsia="Times New Roman" w:hAnsi="Calibri"/>
                  <w:i/>
                  <w:sz w:val="14"/>
                  <w:szCs w:val="14"/>
                  <w:lang w:val="en-GB" w:eastAsia="en-GB"/>
                </w:rPr>
                <w:t>trn</w:t>
              </w:r>
              <w:r>
                <w:rPr>
                  <w:rFonts w:ascii="Calibri" w:eastAsia="Times New Roman" w:hAnsi="Calibri"/>
                  <w:sz w:val="14"/>
                  <w:szCs w:val="14"/>
                  <w:lang w:val="en-GB" w:eastAsia="en-GB"/>
                </w:rPr>
                <w:t>V-</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 xml:space="preserve">E, </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14-</w:t>
              </w:r>
              <w:r w:rsidRPr="002D17BC">
                <w:rPr>
                  <w:rFonts w:ascii="Calibri" w:eastAsia="Times New Roman" w:hAnsi="Calibri"/>
                  <w:i/>
                  <w:sz w:val="14"/>
                  <w:szCs w:val="14"/>
                  <w:lang w:val="en-GB" w:eastAsia="en-GB"/>
                </w:rPr>
                <w:t>rpl</w:t>
              </w:r>
              <w:r>
                <w:rPr>
                  <w:rFonts w:ascii="Calibri" w:eastAsia="Times New Roman" w:hAnsi="Calibri"/>
                  <w:sz w:val="14"/>
                  <w:szCs w:val="14"/>
                  <w:lang w:val="en-GB" w:eastAsia="en-GB"/>
                </w:rPr>
                <w:t xml:space="preserve">16, </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H-</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 xml:space="preserve">I, </w:t>
              </w:r>
              <w:r w:rsidRPr="002D17BC">
                <w:rPr>
                  <w:rFonts w:ascii="Calibri" w:eastAsia="Times New Roman" w:hAnsi="Calibri"/>
                  <w:i/>
                  <w:sz w:val="14"/>
                  <w:szCs w:val="14"/>
                  <w:lang w:val="en-GB" w:eastAsia="en-GB"/>
                </w:rPr>
                <w:t>pet</w:t>
              </w:r>
              <w:r>
                <w:rPr>
                  <w:rFonts w:ascii="Calibri" w:eastAsia="Times New Roman" w:hAnsi="Calibri"/>
                  <w:sz w:val="14"/>
                  <w:szCs w:val="14"/>
                  <w:lang w:val="en-GB" w:eastAsia="en-GB"/>
                </w:rPr>
                <w:t>A-</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 xml:space="preserve">E, </w:t>
              </w:r>
              <w:r w:rsidRPr="002D17BC">
                <w:rPr>
                  <w:rFonts w:ascii="Calibri" w:eastAsia="Times New Roman" w:hAnsi="Calibri"/>
                  <w:i/>
                  <w:sz w:val="14"/>
                  <w:szCs w:val="14"/>
                  <w:lang w:val="en-GB" w:eastAsia="en-GB"/>
                </w:rPr>
                <w:t>ycf</w:t>
              </w:r>
              <w:r>
                <w:rPr>
                  <w:rFonts w:ascii="Calibri" w:eastAsia="Times New Roman" w:hAnsi="Calibri"/>
                  <w:sz w:val="14"/>
                  <w:szCs w:val="14"/>
                  <w:lang w:val="en-GB" w:eastAsia="en-GB"/>
                </w:rPr>
                <w:t>3-</w:t>
              </w:r>
              <w:r w:rsidRPr="002D17BC">
                <w:rPr>
                  <w:rFonts w:ascii="Calibri" w:eastAsia="Times New Roman" w:hAnsi="Calibri"/>
                  <w:i/>
                  <w:sz w:val="14"/>
                  <w:szCs w:val="14"/>
                  <w:lang w:val="en-GB" w:eastAsia="en-GB"/>
                </w:rPr>
                <w:t>rps</w:t>
              </w:r>
              <w:r>
                <w:rPr>
                  <w:rFonts w:ascii="Calibri" w:eastAsia="Times New Roman" w:hAnsi="Calibri"/>
                  <w:sz w:val="14"/>
                  <w:szCs w:val="14"/>
                  <w:lang w:val="en-GB" w:eastAsia="en-GB"/>
                </w:rPr>
                <w:t xml:space="preserve">4, </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A-</w:t>
              </w:r>
              <w:r w:rsidRPr="002D17BC">
                <w:rPr>
                  <w:rFonts w:ascii="Calibri" w:eastAsia="Times New Roman" w:hAnsi="Calibri"/>
                  <w:i/>
                  <w:sz w:val="14"/>
                  <w:szCs w:val="14"/>
                  <w:lang w:val="en-GB" w:eastAsia="en-GB"/>
                </w:rPr>
                <w:t>atp</w:t>
              </w:r>
              <w:r>
                <w:rPr>
                  <w:rFonts w:ascii="Calibri" w:eastAsia="Times New Roman" w:hAnsi="Calibri"/>
                  <w:sz w:val="14"/>
                  <w:szCs w:val="14"/>
                  <w:lang w:val="en-GB" w:eastAsia="en-GB"/>
                </w:rPr>
                <w:t xml:space="preserve">F, </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A-</w:t>
              </w:r>
              <w:r w:rsidRPr="002D17BC">
                <w:rPr>
                  <w:rFonts w:ascii="Calibri" w:eastAsia="Times New Roman" w:hAnsi="Calibri"/>
                  <w:i/>
                  <w:sz w:val="14"/>
                  <w:szCs w:val="14"/>
                  <w:lang w:val="en-GB" w:eastAsia="en-GB"/>
                </w:rPr>
                <w:t>ycf</w:t>
              </w:r>
              <w:r>
                <w:rPr>
                  <w:rFonts w:ascii="Calibri" w:eastAsia="Times New Roman" w:hAnsi="Calibri"/>
                  <w:sz w:val="14"/>
                  <w:szCs w:val="14"/>
                  <w:lang w:val="en-GB" w:eastAsia="en-GB"/>
                </w:rPr>
                <w:t xml:space="preserve">3, </w:t>
              </w:r>
              <w:r w:rsidRPr="002D17BC">
                <w:rPr>
                  <w:rFonts w:ascii="Calibri" w:eastAsia="Times New Roman" w:hAnsi="Calibri"/>
                  <w:i/>
                  <w:sz w:val="14"/>
                  <w:szCs w:val="14"/>
                  <w:lang w:val="en-GB" w:eastAsia="en-GB"/>
                </w:rPr>
                <w:t>rpo</w:t>
              </w:r>
              <w:r>
                <w:rPr>
                  <w:rFonts w:ascii="Calibri" w:eastAsia="Times New Roman" w:hAnsi="Calibri"/>
                  <w:sz w:val="14"/>
                  <w:szCs w:val="14"/>
                  <w:lang w:val="en-GB" w:eastAsia="en-GB"/>
                </w:rPr>
                <w:t>C1-</w:t>
              </w:r>
              <w:r w:rsidRPr="002D17BC">
                <w:rPr>
                  <w:rFonts w:ascii="Calibri" w:eastAsia="Times New Roman" w:hAnsi="Calibri"/>
                  <w:i/>
                  <w:sz w:val="14"/>
                  <w:szCs w:val="14"/>
                  <w:lang w:val="en-GB" w:eastAsia="en-GB"/>
                </w:rPr>
                <w:t>rpo</w:t>
              </w:r>
              <w:r>
                <w:rPr>
                  <w:rFonts w:ascii="Calibri" w:eastAsia="Times New Roman" w:hAnsi="Calibri"/>
                  <w:sz w:val="14"/>
                  <w:szCs w:val="14"/>
                  <w:lang w:val="en-GB" w:eastAsia="en-GB"/>
                </w:rPr>
                <w:t xml:space="preserve">B, </w:t>
              </w:r>
              <w:r w:rsidRPr="002D17BC">
                <w:rPr>
                  <w:rFonts w:ascii="Calibri" w:eastAsia="Times New Roman" w:hAnsi="Calibri"/>
                  <w:i/>
                  <w:sz w:val="14"/>
                  <w:szCs w:val="14"/>
                  <w:lang w:val="en-GB" w:eastAsia="en-GB"/>
                </w:rPr>
                <w:t>rbc</w:t>
              </w:r>
              <w:r>
                <w:rPr>
                  <w:rFonts w:ascii="Calibri" w:eastAsia="Times New Roman" w:hAnsi="Calibri"/>
                  <w:sz w:val="14"/>
                  <w:szCs w:val="14"/>
                  <w:lang w:val="en-GB" w:eastAsia="en-GB"/>
                </w:rPr>
                <w:t xml:space="preserve">L, </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 xml:space="preserve">A, </w:t>
              </w:r>
              <w:r w:rsidRPr="002D17BC">
                <w:rPr>
                  <w:rFonts w:ascii="Calibri" w:eastAsia="Times New Roman" w:hAnsi="Calibri"/>
                  <w:i/>
                  <w:sz w:val="14"/>
                  <w:szCs w:val="14"/>
                  <w:lang w:val="en-GB" w:eastAsia="en-GB"/>
                </w:rPr>
                <w:t>psb</w:t>
              </w:r>
              <w:r>
                <w:rPr>
                  <w:rFonts w:ascii="Calibri" w:eastAsia="Times New Roman" w:hAnsi="Calibri"/>
                  <w:sz w:val="14"/>
                  <w:szCs w:val="14"/>
                  <w:lang w:val="en-GB" w:eastAsia="en-GB"/>
                </w:rPr>
                <w:t>B</w:t>
              </w:r>
            </w:ins>
          </w:p>
        </w:tc>
      </w:tr>
    </w:tbl>
    <w:p w14:paraId="3171EEE8" w14:textId="77777777" w:rsidR="00D6523C" w:rsidRDefault="00D6523C" w:rsidP="00D6523C">
      <w:pPr>
        <w:pStyle w:val="Geenafstand"/>
        <w:ind w:firstLine="360"/>
        <w:rPr>
          <w:ins w:id="584" w:author="Julia Faillace Thiesen" w:date="2014-04-07T08:58:00Z"/>
          <w:rFonts w:eastAsia="Times New Roman"/>
          <w:szCs w:val="20"/>
          <w:lang w:val="en-GB" w:eastAsia="en-GB"/>
        </w:rPr>
      </w:pPr>
    </w:p>
    <w:p w14:paraId="7AE71A09" w14:textId="77777777" w:rsidR="00D6523C" w:rsidRPr="00F24E95" w:rsidRDefault="00D6523C">
      <w:pPr>
        <w:pStyle w:val="Geenafstand"/>
        <w:rPr>
          <w:ins w:id="585" w:author="Julia Faillace Thiesen" w:date="2014-04-07T08:58:00Z"/>
          <w:lang w:val="en-GB"/>
        </w:rPr>
        <w:pPrChange w:id="586" w:author="Julia Faillace Thiesen" w:date="2014-04-07T09:26:00Z">
          <w:pPr>
            <w:pStyle w:val="Geenafstand"/>
            <w:ind w:firstLine="360"/>
          </w:pPr>
        </w:pPrChange>
      </w:pPr>
    </w:p>
    <w:p w14:paraId="0EDED0B8" w14:textId="62A231A5" w:rsidR="00D6523C" w:rsidRDefault="00D6523C" w:rsidP="00D6523C">
      <w:pPr>
        <w:pStyle w:val="Geenafstand"/>
        <w:ind w:firstLine="720"/>
        <w:rPr>
          <w:ins w:id="587" w:author="Julia Faillace Thiesen" w:date="2014-04-07T08:58:00Z"/>
          <w:lang w:val="en-GB"/>
        </w:rPr>
      </w:pPr>
      <w:ins w:id="588" w:author="Julia Faillace Thiesen" w:date="2014-04-07T08:58:00Z">
        <w:r>
          <w:rPr>
            <w:lang w:val="en-GB"/>
          </w:rPr>
          <w:t xml:space="preserve">Gene concatenation will be done using Mesquite. Maximun Likelihood (RAxML) and Bayesian Inference will be performed at the CIPRES platform (phylo.org), and </w:t>
        </w:r>
        <w:commentRangeStart w:id="589"/>
        <w:r>
          <w:rPr>
            <w:lang w:val="en-GB"/>
          </w:rPr>
          <w:t>Maximum Parsimony (</w:t>
        </w:r>
        <w:r w:rsidR="000975C1" w:rsidRPr="00A826D9">
          <w:rPr>
            <w:lang w:val="en-GB"/>
            <w:rPrChange w:id="590" w:author="Julia Faillace Thiesen" w:date="2014-04-07T11:38:00Z">
              <w:rPr>
                <w:highlight w:val="yellow"/>
                <w:lang w:val="en-GB"/>
              </w:rPr>
            </w:rPrChange>
          </w:rPr>
          <w:t>using</w:t>
        </w:r>
      </w:ins>
      <w:ins w:id="591" w:author="Julia Faillace Thiesen" w:date="2014-04-07T11:39:00Z">
        <w:r w:rsidR="00A826D9">
          <w:rPr>
            <w:lang w:val="en-GB"/>
          </w:rPr>
          <w:t xml:space="preserve"> Win Paup and TNT</w:t>
        </w:r>
      </w:ins>
      <w:ins w:id="592" w:author="Julia Faillace Thiesen" w:date="2014-04-07T08:58:00Z">
        <w:r w:rsidR="000975C1" w:rsidRPr="00A826D9">
          <w:rPr>
            <w:lang w:val="en-GB"/>
            <w:rPrChange w:id="593" w:author="Julia Faillace Thiesen" w:date="2014-04-07T11:38:00Z">
              <w:rPr>
                <w:highlight w:val="yellow"/>
                <w:lang w:val="en-GB"/>
              </w:rPr>
            </w:rPrChange>
          </w:rPr>
          <w:t>)</w:t>
        </w:r>
        <w:r>
          <w:rPr>
            <w:lang w:val="en-GB"/>
          </w:rPr>
          <w:t xml:space="preserve"> will be performed using various pipelines developed in Leiden. </w:t>
        </w:r>
      </w:ins>
      <w:commentRangeEnd w:id="589"/>
      <w:r w:rsidR="00120A44">
        <w:rPr>
          <w:rStyle w:val="Verwijzingopmerking"/>
        </w:rPr>
        <w:commentReference w:id="589"/>
      </w:r>
    </w:p>
    <w:p w14:paraId="4E3F4FC2" w14:textId="77777777" w:rsidR="009A6789" w:rsidRDefault="009A6789" w:rsidP="00A75F40">
      <w:pPr>
        <w:pStyle w:val="Geenafstand"/>
        <w:rPr>
          <w:lang w:val="en-GB"/>
        </w:rPr>
      </w:pPr>
    </w:p>
    <w:p w14:paraId="6DE39785" w14:textId="77777777" w:rsidR="009A6789" w:rsidRDefault="009A6789" w:rsidP="00A75F40">
      <w:pPr>
        <w:pStyle w:val="Geenafstand"/>
        <w:rPr>
          <w:lang w:val="en-GB"/>
        </w:rPr>
      </w:pPr>
    </w:p>
    <w:p w14:paraId="0BA5CB6C" w14:textId="77777777" w:rsidR="00A8346F" w:rsidRDefault="00A8346F">
      <w:pPr>
        <w:spacing w:after="160" w:line="259" w:lineRule="auto"/>
        <w:rPr>
          <w:rFonts w:eastAsia="Times New Roman"/>
          <w:b/>
          <w:bCs/>
          <w:kern w:val="36"/>
          <w:sz w:val="28"/>
          <w:szCs w:val="28"/>
          <w:lang w:eastAsia="nl-NL"/>
        </w:rPr>
      </w:pPr>
      <w:r>
        <w:rPr>
          <w:szCs w:val="28"/>
        </w:rPr>
        <w:br w:type="page"/>
      </w:r>
    </w:p>
    <w:p w14:paraId="1EABFED3" w14:textId="705D27F2" w:rsidR="00637DBC" w:rsidRDefault="00A75F40">
      <w:pPr>
        <w:pStyle w:val="Kop1"/>
        <w:numPr>
          <w:ilvl w:val="0"/>
          <w:numId w:val="9"/>
        </w:numPr>
        <w:rPr>
          <w:color w:val="FF0000"/>
          <w:szCs w:val="28"/>
          <w:lang w:val="en-US"/>
        </w:rPr>
        <w:pPrChange w:id="594" w:author="Julia Faillace Thiesen" w:date="2014-04-09T08:50:00Z">
          <w:pPr>
            <w:pStyle w:val="Kop1"/>
          </w:pPr>
        </w:pPrChange>
      </w:pPr>
      <w:bookmarkStart w:id="595" w:name="_Toc384797639"/>
      <w:r w:rsidRPr="002821C8">
        <w:rPr>
          <w:szCs w:val="28"/>
          <w:lang w:val="en-US"/>
        </w:rPr>
        <w:lastRenderedPageBreak/>
        <w:t>P</w:t>
      </w:r>
      <w:r w:rsidR="006D1336" w:rsidRPr="002821C8">
        <w:rPr>
          <w:szCs w:val="28"/>
          <w:lang w:val="en-US"/>
        </w:rPr>
        <w:t>lanning</w:t>
      </w:r>
      <w:bookmarkEnd w:id="595"/>
      <w:r w:rsidR="006D1336" w:rsidRPr="002821C8">
        <w:rPr>
          <w:szCs w:val="28"/>
          <w:lang w:val="en-US"/>
          <w:rPrChange w:id="596" w:author="Julia Faillace Thiesen" w:date="2014-04-09T08:58:00Z">
            <w:rPr>
              <w:color w:val="FF0000"/>
              <w:szCs w:val="28"/>
              <w:lang w:val="en-US"/>
            </w:rPr>
          </w:rPrChange>
        </w:rPr>
        <w:t xml:space="preserve"> </w:t>
      </w:r>
      <w:r w:rsidR="00637DBC" w:rsidRPr="00CD7826">
        <w:rPr>
          <w:color w:val="FF0000"/>
          <w:szCs w:val="28"/>
          <w:lang w:val="en-US"/>
        </w:rPr>
        <w:t xml:space="preserve"> </w:t>
      </w:r>
    </w:p>
    <w:p w14:paraId="1DA3FC7D" w14:textId="052E1715" w:rsidR="00410DD3" w:rsidDel="002F1CF1" w:rsidRDefault="00410DD3" w:rsidP="00A75F40">
      <w:pPr>
        <w:ind w:firstLine="720"/>
        <w:rPr>
          <w:del w:id="597" w:author="Julia Faillace Thiesen" w:date="2014-04-10T14:40:00Z"/>
          <w:szCs w:val="20"/>
        </w:rPr>
      </w:pPr>
      <w:r>
        <w:t xml:space="preserve">I plan to reconstruct </w:t>
      </w:r>
      <w:r w:rsidRPr="0085322A">
        <w:t>L07</w:t>
      </w:r>
      <w:r>
        <w:t xml:space="preserve">17340 and L0717341 plastome sequences using </w:t>
      </w:r>
      <w:r w:rsidR="007C3D6B">
        <w:t xml:space="preserve">the </w:t>
      </w:r>
      <w:r>
        <w:t xml:space="preserve">IOGA </w:t>
      </w:r>
      <w:r w:rsidR="00C44F21">
        <w:t xml:space="preserve">pipeline </w:t>
      </w:r>
      <w:r w:rsidR="007C3D6B">
        <w:t>of the</w:t>
      </w:r>
      <w:r w:rsidR="00C44F21">
        <w:t xml:space="preserve"> Biosystematics group (Wageningen</w:t>
      </w:r>
      <w:ins w:id="598" w:author="Julia Faillace Thiesen" w:date="2014-04-10T14:56:00Z">
        <w:r w:rsidR="00394E5A">
          <w:t xml:space="preserve">). </w:t>
        </w:r>
      </w:ins>
      <w:del w:id="599" w:author="Julia Faillace Thiesen" w:date="2014-04-10T14:56:00Z">
        <w:r w:rsidR="00C44F21" w:rsidDel="00394E5A">
          <w:delText xml:space="preserve">), and the Labwork, if necessary, will be done </w:delText>
        </w:r>
        <w:r w:rsidR="00C44F21" w:rsidRPr="006D1336" w:rsidDel="00394E5A">
          <w:rPr>
            <w:szCs w:val="20"/>
          </w:rPr>
          <w:delText>at Utrecht KNAW-CBS Funga</w:delText>
        </w:r>
        <w:r w:rsidR="00C44F21" w:rsidDel="00394E5A">
          <w:rPr>
            <w:szCs w:val="20"/>
          </w:rPr>
          <w:delText xml:space="preserve">l Diversity Center (dr. Stielow). </w:delText>
        </w:r>
      </w:del>
      <w:r w:rsidR="00A75F40">
        <w:rPr>
          <w:szCs w:val="20"/>
        </w:rPr>
        <w:t xml:space="preserve">Genome annotation using DOGMA (IOGA pipeline) will be performed in Wageningen, (in Biosystematics research group) and Geneious </w:t>
      </w:r>
      <w:r w:rsidR="007C3D6B">
        <w:rPr>
          <w:szCs w:val="20"/>
        </w:rPr>
        <w:t xml:space="preserve">analyses </w:t>
      </w:r>
      <w:r w:rsidR="00A75F40">
        <w:rPr>
          <w:szCs w:val="20"/>
        </w:rPr>
        <w:t xml:space="preserve">will be performed in Leiden (Naturallis). The obtained plastome sequences will be uploaded </w:t>
      </w:r>
      <w:r w:rsidR="007C3D6B">
        <w:rPr>
          <w:szCs w:val="20"/>
        </w:rPr>
        <w:t xml:space="preserve">to NCBI Genbank </w:t>
      </w:r>
      <w:r w:rsidR="00A75F40">
        <w:rPr>
          <w:szCs w:val="20"/>
        </w:rPr>
        <w:t xml:space="preserve">in Leiden, under the supervision of dr. Vos. </w:t>
      </w:r>
      <w:r w:rsidR="00C44F21">
        <w:rPr>
          <w:szCs w:val="20"/>
        </w:rPr>
        <w:t>Phylogenetic analysis will be conducted in Wageningen under the supervision of dr. Freek Bakker (ML, BI) and in Leiden</w:t>
      </w:r>
      <w:r w:rsidR="00A75F40">
        <w:rPr>
          <w:szCs w:val="20"/>
        </w:rPr>
        <w:t>,</w:t>
      </w:r>
      <w:r w:rsidR="00C44F21">
        <w:rPr>
          <w:szCs w:val="20"/>
        </w:rPr>
        <w:t xml:space="preserve"> under supervision of dr. Gravendeel (MP).</w:t>
      </w:r>
      <w:r w:rsidR="00A75F40">
        <w:rPr>
          <w:szCs w:val="20"/>
        </w:rPr>
        <w:t xml:space="preserve"> The weekly schedule is represented </w:t>
      </w:r>
      <w:r w:rsidR="007C3D6B">
        <w:rPr>
          <w:szCs w:val="20"/>
        </w:rPr>
        <w:t>in</w:t>
      </w:r>
      <w:r w:rsidR="00A75F40">
        <w:rPr>
          <w:szCs w:val="20"/>
        </w:rPr>
        <w:t xml:space="preserve"> </w:t>
      </w:r>
      <w:r w:rsidR="007C3D6B">
        <w:rPr>
          <w:szCs w:val="20"/>
        </w:rPr>
        <w:t>T</w:t>
      </w:r>
      <w:r w:rsidR="00A75F40">
        <w:rPr>
          <w:szCs w:val="20"/>
        </w:rPr>
        <w:t xml:space="preserve">able </w:t>
      </w:r>
      <w:del w:id="600" w:author="Julia Faillace Thiesen" w:date="2014-04-07T09:55:00Z">
        <w:r w:rsidR="007C3D6B" w:rsidDel="009A438C">
          <w:rPr>
            <w:szCs w:val="20"/>
          </w:rPr>
          <w:delText>3</w:delText>
        </w:r>
      </w:del>
      <w:ins w:id="601" w:author="Julia Faillace Thiesen" w:date="2014-04-07T09:55:00Z">
        <w:r w:rsidR="009A438C">
          <w:rPr>
            <w:szCs w:val="20"/>
          </w:rPr>
          <w:t>4</w:t>
        </w:r>
      </w:ins>
      <w:r w:rsidR="00A75F40">
        <w:rPr>
          <w:szCs w:val="20"/>
        </w:rPr>
        <w:t>.</w:t>
      </w:r>
    </w:p>
    <w:p w14:paraId="0BEBB0FF" w14:textId="77777777" w:rsidR="007C3D6B" w:rsidDel="009A438C" w:rsidRDefault="007C3D6B" w:rsidP="00A75F40">
      <w:pPr>
        <w:pStyle w:val="Geenafstand"/>
        <w:jc w:val="center"/>
        <w:rPr>
          <w:del w:id="602" w:author="Julia Faillace Thiesen" w:date="2014-04-07T09:58:00Z"/>
          <w:b/>
          <w:sz w:val="16"/>
          <w:szCs w:val="16"/>
        </w:rPr>
      </w:pPr>
    </w:p>
    <w:p w14:paraId="6BF1D5EA" w14:textId="4B8F51CB" w:rsidR="007C3D6B" w:rsidRDefault="007C3D6B">
      <w:pPr>
        <w:ind w:firstLine="720"/>
        <w:pPrChange w:id="603" w:author="Julia Faillace Thiesen" w:date="2014-04-10T14:40:00Z">
          <w:pPr>
            <w:pStyle w:val="Geenafstand"/>
          </w:pPr>
        </w:pPrChange>
      </w:pPr>
    </w:p>
    <w:p w14:paraId="37A86373" w14:textId="77777777" w:rsidR="007C3D6B" w:rsidRDefault="007C3D6B" w:rsidP="00A75F40">
      <w:pPr>
        <w:pStyle w:val="Geenafstand"/>
        <w:jc w:val="center"/>
        <w:rPr>
          <w:b/>
          <w:sz w:val="16"/>
          <w:szCs w:val="16"/>
        </w:rPr>
      </w:pPr>
    </w:p>
    <w:p w14:paraId="51FC0CEA" w14:textId="77777777" w:rsidR="007C3D6B" w:rsidRDefault="007C3D6B" w:rsidP="00A75F40">
      <w:pPr>
        <w:pStyle w:val="Geenafstand"/>
        <w:jc w:val="center"/>
        <w:rPr>
          <w:b/>
          <w:sz w:val="16"/>
          <w:szCs w:val="16"/>
        </w:rPr>
      </w:pPr>
    </w:p>
    <w:p w14:paraId="4FBE0B76" w14:textId="41D7F8AA" w:rsidR="00A75F40" w:rsidRDefault="00A75F40" w:rsidP="00A75F40">
      <w:pPr>
        <w:pStyle w:val="Geenafstand"/>
        <w:jc w:val="center"/>
        <w:rPr>
          <w:sz w:val="16"/>
          <w:szCs w:val="16"/>
        </w:rPr>
      </w:pPr>
      <w:r w:rsidRPr="00A75F40">
        <w:rPr>
          <w:b/>
          <w:sz w:val="16"/>
          <w:szCs w:val="16"/>
        </w:rPr>
        <w:t xml:space="preserve">Table </w:t>
      </w:r>
      <w:ins w:id="604" w:author="Julia Faillace Thiesen" w:date="2014-04-07T09:55:00Z">
        <w:r w:rsidR="000975C1">
          <w:rPr>
            <w:b/>
            <w:sz w:val="16"/>
            <w:szCs w:val="16"/>
          </w:rPr>
          <w:t>4</w:t>
        </w:r>
      </w:ins>
      <w:del w:id="605" w:author="Julia Faillace Thiesen" w:date="2014-04-07T09:55:00Z">
        <w:r w:rsidR="007C3D6B" w:rsidDel="000975C1">
          <w:rPr>
            <w:b/>
            <w:sz w:val="16"/>
            <w:szCs w:val="16"/>
          </w:rPr>
          <w:delText>3</w:delText>
        </w:r>
      </w:del>
      <w:r w:rsidRPr="00A75F40">
        <w:rPr>
          <w:sz w:val="16"/>
          <w:szCs w:val="16"/>
        </w:rPr>
        <w:t>: Internship weekly schedule</w:t>
      </w:r>
    </w:p>
    <w:tbl>
      <w:tblPr>
        <w:tblpPr w:leftFromText="180" w:rightFromText="180" w:vertAnchor="text" w:horzAnchor="margin" w:tblpY="64"/>
        <w:tblW w:w="9776" w:type="dxa"/>
        <w:tblLook w:val="04A0" w:firstRow="1" w:lastRow="0" w:firstColumn="1" w:lastColumn="0" w:noHBand="0" w:noVBand="1"/>
        <w:tblPrChange w:id="606" w:author="Julia Faillace Thiesen" w:date="2014-04-10T14:50:00Z">
          <w:tblPr>
            <w:tblpPr w:leftFromText="180" w:rightFromText="180" w:vertAnchor="text" w:horzAnchor="margin" w:tblpY="64"/>
            <w:tblW w:w="9954" w:type="dxa"/>
            <w:tblLook w:val="04A0" w:firstRow="1" w:lastRow="0" w:firstColumn="1" w:lastColumn="0" w:noHBand="0" w:noVBand="1"/>
          </w:tblPr>
        </w:tblPrChange>
      </w:tblPr>
      <w:tblGrid>
        <w:gridCol w:w="668"/>
        <w:gridCol w:w="841"/>
        <w:gridCol w:w="775"/>
        <w:gridCol w:w="955"/>
        <w:gridCol w:w="992"/>
        <w:gridCol w:w="1009"/>
        <w:gridCol w:w="851"/>
        <w:gridCol w:w="992"/>
        <w:gridCol w:w="992"/>
        <w:gridCol w:w="851"/>
        <w:gridCol w:w="850"/>
        <w:tblGridChange w:id="607">
          <w:tblGrid>
            <w:gridCol w:w="113"/>
            <w:gridCol w:w="555"/>
            <w:gridCol w:w="113"/>
            <w:gridCol w:w="728"/>
            <w:gridCol w:w="113"/>
            <w:gridCol w:w="662"/>
            <w:gridCol w:w="113"/>
            <w:gridCol w:w="842"/>
            <w:gridCol w:w="113"/>
            <w:gridCol w:w="879"/>
            <w:gridCol w:w="113"/>
            <w:gridCol w:w="896"/>
            <w:gridCol w:w="113"/>
            <w:gridCol w:w="738"/>
            <w:gridCol w:w="113"/>
            <w:gridCol w:w="174"/>
            <w:gridCol w:w="705"/>
            <w:gridCol w:w="113"/>
            <w:gridCol w:w="26"/>
            <w:gridCol w:w="853"/>
            <w:gridCol w:w="113"/>
            <w:gridCol w:w="12"/>
            <w:gridCol w:w="726"/>
            <w:gridCol w:w="113"/>
            <w:gridCol w:w="12"/>
            <w:gridCol w:w="725"/>
            <w:gridCol w:w="113"/>
            <w:gridCol w:w="65"/>
          </w:tblGrid>
        </w:tblGridChange>
      </w:tblGrid>
      <w:tr w:rsidR="00354708" w:rsidRPr="003A64CB" w14:paraId="66D3DA8A" w14:textId="77777777" w:rsidTr="00354708">
        <w:trPr>
          <w:trHeight w:val="649"/>
          <w:ins w:id="608" w:author="Julia Faillace Thiesen" w:date="2014-04-10T14:42:00Z"/>
          <w:trPrChange w:id="609" w:author="Julia Faillace Thiesen" w:date="2014-04-10T14:50:00Z">
            <w:trPr>
              <w:trHeight w:val="649"/>
            </w:trPr>
          </w:trPrChange>
        </w:trPr>
        <w:tc>
          <w:tcPr>
            <w:tcW w:w="668" w:type="dxa"/>
            <w:tcBorders>
              <w:top w:val="single" w:sz="4" w:space="0" w:color="auto"/>
              <w:left w:val="single" w:sz="4" w:space="0" w:color="auto"/>
              <w:bottom w:val="single" w:sz="4" w:space="0" w:color="auto"/>
              <w:right w:val="single" w:sz="4" w:space="0" w:color="auto"/>
            </w:tcBorders>
            <w:shd w:val="clear" w:color="auto" w:fill="auto"/>
            <w:vAlign w:val="center"/>
            <w:hideMark/>
            <w:tcPrChange w:id="610" w:author="Julia Faillace Thiesen" w:date="2014-04-10T14:50:00Z">
              <w:tcPr>
                <w:tcW w:w="66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0A871A95" w14:textId="77777777" w:rsidR="00F31ED3" w:rsidRPr="003A64CB" w:rsidRDefault="00F31ED3" w:rsidP="00F31ED3">
            <w:pPr>
              <w:rPr>
                <w:ins w:id="611" w:author="Julia Faillace Thiesen" w:date="2014-04-10T14:42:00Z"/>
                <w:rFonts w:ascii="Calibri" w:eastAsia="Times New Roman" w:hAnsi="Calibri"/>
                <w:color w:val="000000"/>
                <w:sz w:val="12"/>
                <w:szCs w:val="12"/>
                <w:lang w:val="en-GB" w:eastAsia="en-GB"/>
              </w:rPr>
            </w:pPr>
            <w:ins w:id="612" w:author="Julia Faillace Thiesen" w:date="2014-04-10T14:42:00Z">
              <w:r w:rsidRPr="003A64CB">
                <w:rPr>
                  <w:rFonts w:ascii="Calibri" w:eastAsia="Times New Roman" w:hAnsi="Calibri"/>
                  <w:color w:val="000000"/>
                  <w:sz w:val="12"/>
                  <w:szCs w:val="12"/>
                  <w:lang w:val="en-GB" w:eastAsia="en-GB"/>
                </w:rPr>
                <w:t> </w:t>
              </w:r>
            </w:ins>
          </w:p>
        </w:tc>
        <w:tc>
          <w:tcPr>
            <w:tcW w:w="841" w:type="dxa"/>
            <w:tcBorders>
              <w:top w:val="single" w:sz="4" w:space="0" w:color="auto"/>
              <w:left w:val="nil"/>
              <w:bottom w:val="single" w:sz="4" w:space="0" w:color="auto"/>
              <w:right w:val="single" w:sz="4" w:space="0" w:color="auto"/>
            </w:tcBorders>
            <w:shd w:val="clear" w:color="auto" w:fill="auto"/>
            <w:vAlign w:val="center"/>
            <w:hideMark/>
            <w:tcPrChange w:id="613" w:author="Julia Faillace Thiesen" w:date="2014-04-10T14:50:00Z">
              <w:tcPr>
                <w:tcW w:w="841" w:type="dxa"/>
                <w:gridSpan w:val="2"/>
                <w:tcBorders>
                  <w:top w:val="single" w:sz="4" w:space="0" w:color="auto"/>
                  <w:left w:val="nil"/>
                  <w:bottom w:val="single" w:sz="4" w:space="0" w:color="auto"/>
                  <w:right w:val="single" w:sz="4" w:space="0" w:color="auto"/>
                </w:tcBorders>
                <w:shd w:val="clear" w:color="auto" w:fill="auto"/>
                <w:vAlign w:val="center"/>
                <w:hideMark/>
              </w:tcPr>
            </w:tcPrChange>
          </w:tcPr>
          <w:p w14:paraId="7C137EFF" w14:textId="77777777" w:rsidR="00F31ED3" w:rsidRPr="003A64CB" w:rsidRDefault="00F31ED3" w:rsidP="00F31ED3">
            <w:pPr>
              <w:rPr>
                <w:ins w:id="614" w:author="Julia Faillace Thiesen" w:date="2014-04-10T14:42:00Z"/>
                <w:rFonts w:ascii="Calibri" w:eastAsia="Times New Roman" w:hAnsi="Calibri"/>
                <w:color w:val="000000"/>
                <w:sz w:val="12"/>
                <w:szCs w:val="12"/>
                <w:lang w:val="en-GB" w:eastAsia="en-GB"/>
              </w:rPr>
            </w:pPr>
            <w:ins w:id="615" w:author="Julia Faillace Thiesen" w:date="2014-04-10T14:42:00Z">
              <w:r w:rsidRPr="003A64CB">
                <w:rPr>
                  <w:rFonts w:ascii="Calibri" w:eastAsia="Times New Roman" w:hAnsi="Calibri"/>
                  <w:color w:val="000000"/>
                  <w:sz w:val="12"/>
                  <w:szCs w:val="12"/>
                  <w:lang w:eastAsia="en-GB"/>
                </w:rPr>
                <w:t>Literature Study</w:t>
              </w:r>
            </w:ins>
          </w:p>
        </w:tc>
        <w:tc>
          <w:tcPr>
            <w:tcW w:w="775" w:type="dxa"/>
            <w:tcBorders>
              <w:top w:val="single" w:sz="4" w:space="0" w:color="auto"/>
              <w:left w:val="nil"/>
              <w:bottom w:val="single" w:sz="4" w:space="0" w:color="auto"/>
              <w:right w:val="single" w:sz="4" w:space="0" w:color="auto"/>
            </w:tcBorders>
            <w:shd w:val="clear" w:color="auto" w:fill="auto"/>
            <w:vAlign w:val="center"/>
            <w:hideMark/>
            <w:tcPrChange w:id="616" w:author="Julia Faillace Thiesen" w:date="2014-04-10T14:50:00Z">
              <w:tcPr>
                <w:tcW w:w="775" w:type="dxa"/>
                <w:gridSpan w:val="2"/>
                <w:tcBorders>
                  <w:top w:val="single" w:sz="4" w:space="0" w:color="auto"/>
                  <w:left w:val="nil"/>
                  <w:bottom w:val="single" w:sz="4" w:space="0" w:color="auto"/>
                  <w:right w:val="single" w:sz="4" w:space="0" w:color="auto"/>
                </w:tcBorders>
                <w:shd w:val="clear" w:color="auto" w:fill="auto"/>
                <w:vAlign w:val="center"/>
                <w:hideMark/>
              </w:tcPr>
            </w:tcPrChange>
          </w:tcPr>
          <w:p w14:paraId="12FBF7AC" w14:textId="77777777" w:rsidR="00F31ED3" w:rsidRPr="003A64CB" w:rsidRDefault="00F31ED3" w:rsidP="00F31ED3">
            <w:pPr>
              <w:rPr>
                <w:ins w:id="617" w:author="Julia Faillace Thiesen" w:date="2014-04-10T14:42:00Z"/>
                <w:rFonts w:ascii="Calibri" w:eastAsia="Times New Roman" w:hAnsi="Calibri"/>
                <w:color w:val="000000"/>
                <w:sz w:val="12"/>
                <w:szCs w:val="12"/>
                <w:lang w:val="en-GB" w:eastAsia="en-GB"/>
              </w:rPr>
            </w:pPr>
            <w:ins w:id="618" w:author="Julia Faillace Thiesen" w:date="2014-04-10T14:42:00Z">
              <w:r w:rsidRPr="003A64CB">
                <w:rPr>
                  <w:rFonts w:ascii="Calibri" w:eastAsia="Times New Roman" w:hAnsi="Calibri"/>
                  <w:color w:val="000000"/>
                  <w:sz w:val="12"/>
                  <w:szCs w:val="12"/>
                  <w:lang w:eastAsia="en-GB"/>
                </w:rPr>
                <w:t>Writing proposal</w:t>
              </w:r>
            </w:ins>
          </w:p>
        </w:tc>
        <w:tc>
          <w:tcPr>
            <w:tcW w:w="955" w:type="dxa"/>
            <w:tcBorders>
              <w:top w:val="single" w:sz="4" w:space="0" w:color="auto"/>
              <w:left w:val="nil"/>
              <w:bottom w:val="single" w:sz="4" w:space="0" w:color="auto"/>
              <w:right w:val="single" w:sz="4" w:space="0" w:color="auto"/>
            </w:tcBorders>
            <w:shd w:val="clear" w:color="auto" w:fill="auto"/>
            <w:noWrap/>
            <w:vAlign w:val="center"/>
            <w:hideMark/>
            <w:tcPrChange w:id="619" w:author="Julia Faillace Thiesen" w:date="2014-04-10T14:50:00Z">
              <w:tcPr>
                <w:tcW w:w="955"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14:paraId="67593ED9" w14:textId="77777777" w:rsidR="00F31ED3" w:rsidRPr="003A64CB" w:rsidRDefault="00F31ED3" w:rsidP="00F31ED3">
            <w:pPr>
              <w:rPr>
                <w:ins w:id="620" w:author="Julia Faillace Thiesen" w:date="2014-04-10T14:42:00Z"/>
                <w:rFonts w:ascii="Calibri" w:eastAsia="Times New Roman" w:hAnsi="Calibri"/>
                <w:color w:val="000000"/>
                <w:sz w:val="12"/>
                <w:szCs w:val="12"/>
                <w:lang w:val="en-GB" w:eastAsia="en-GB"/>
              </w:rPr>
            </w:pPr>
            <w:ins w:id="621" w:author="Julia Faillace Thiesen" w:date="2014-04-10T14:42:00Z">
              <w:r w:rsidRPr="003A64CB">
                <w:rPr>
                  <w:rFonts w:ascii="Calibri" w:eastAsia="Times New Roman" w:hAnsi="Calibri"/>
                  <w:color w:val="000000"/>
                  <w:sz w:val="12"/>
                  <w:szCs w:val="12"/>
                  <w:lang w:val="en-GB" w:eastAsia="en-GB"/>
                </w:rPr>
                <w:t>Plastome Reconstruction (IOGA)</w:t>
              </w:r>
            </w:ins>
          </w:p>
        </w:tc>
        <w:tc>
          <w:tcPr>
            <w:tcW w:w="992" w:type="dxa"/>
            <w:tcBorders>
              <w:top w:val="single" w:sz="4" w:space="0" w:color="auto"/>
              <w:left w:val="nil"/>
              <w:bottom w:val="single" w:sz="4" w:space="0" w:color="auto"/>
              <w:right w:val="single" w:sz="4" w:space="0" w:color="auto"/>
            </w:tcBorders>
            <w:shd w:val="clear" w:color="auto" w:fill="auto"/>
            <w:vAlign w:val="center"/>
            <w:hideMark/>
            <w:tcPrChange w:id="622" w:author="Julia Faillace Thiesen" w:date="2014-04-10T14:50:00Z">
              <w:tcPr>
                <w:tcW w:w="992" w:type="dxa"/>
                <w:gridSpan w:val="2"/>
                <w:tcBorders>
                  <w:top w:val="single" w:sz="4" w:space="0" w:color="auto"/>
                  <w:left w:val="nil"/>
                  <w:bottom w:val="single" w:sz="4" w:space="0" w:color="auto"/>
                  <w:right w:val="single" w:sz="4" w:space="0" w:color="auto"/>
                </w:tcBorders>
                <w:shd w:val="clear" w:color="auto" w:fill="auto"/>
                <w:vAlign w:val="center"/>
                <w:hideMark/>
              </w:tcPr>
            </w:tcPrChange>
          </w:tcPr>
          <w:p w14:paraId="65CD01F7" w14:textId="77777777" w:rsidR="00F31ED3" w:rsidRPr="003A64CB" w:rsidRDefault="00F31ED3" w:rsidP="00F31ED3">
            <w:pPr>
              <w:rPr>
                <w:ins w:id="623" w:author="Julia Faillace Thiesen" w:date="2014-04-10T14:42:00Z"/>
                <w:rFonts w:ascii="Calibri" w:eastAsia="Times New Roman" w:hAnsi="Calibri"/>
                <w:color w:val="000000"/>
                <w:sz w:val="12"/>
                <w:szCs w:val="12"/>
                <w:lang w:val="en-GB" w:eastAsia="en-GB"/>
              </w:rPr>
            </w:pPr>
            <w:ins w:id="624" w:author="Julia Faillace Thiesen" w:date="2014-04-10T14:42:00Z">
              <w:r w:rsidRPr="003A64CB">
                <w:rPr>
                  <w:rFonts w:ascii="Calibri" w:eastAsia="Times New Roman" w:hAnsi="Calibri"/>
                  <w:color w:val="000000"/>
                  <w:sz w:val="12"/>
                  <w:szCs w:val="12"/>
                  <w:lang w:eastAsia="en-GB"/>
                </w:rPr>
                <w:t>Genome annotation (WUR)</w:t>
              </w:r>
            </w:ins>
          </w:p>
        </w:tc>
        <w:tc>
          <w:tcPr>
            <w:tcW w:w="1009" w:type="dxa"/>
            <w:tcBorders>
              <w:top w:val="single" w:sz="4" w:space="0" w:color="auto"/>
              <w:left w:val="nil"/>
              <w:bottom w:val="single" w:sz="4" w:space="0" w:color="auto"/>
              <w:right w:val="single" w:sz="4" w:space="0" w:color="auto"/>
            </w:tcBorders>
            <w:shd w:val="clear" w:color="auto" w:fill="auto"/>
            <w:vAlign w:val="center"/>
            <w:hideMark/>
            <w:tcPrChange w:id="625" w:author="Julia Faillace Thiesen" w:date="2014-04-10T14:50:00Z">
              <w:tcPr>
                <w:tcW w:w="1009" w:type="dxa"/>
                <w:gridSpan w:val="2"/>
                <w:tcBorders>
                  <w:top w:val="single" w:sz="4" w:space="0" w:color="auto"/>
                  <w:left w:val="nil"/>
                  <w:bottom w:val="single" w:sz="4" w:space="0" w:color="auto"/>
                  <w:right w:val="single" w:sz="4" w:space="0" w:color="auto"/>
                </w:tcBorders>
                <w:shd w:val="clear" w:color="auto" w:fill="auto"/>
                <w:vAlign w:val="center"/>
                <w:hideMark/>
              </w:tcPr>
            </w:tcPrChange>
          </w:tcPr>
          <w:p w14:paraId="04D15998" w14:textId="77777777" w:rsidR="00F31ED3" w:rsidRPr="003A64CB" w:rsidRDefault="00F31ED3" w:rsidP="00F31ED3">
            <w:pPr>
              <w:rPr>
                <w:ins w:id="626" w:author="Julia Faillace Thiesen" w:date="2014-04-10T14:42:00Z"/>
                <w:rFonts w:ascii="Calibri" w:eastAsia="Times New Roman" w:hAnsi="Calibri"/>
                <w:color w:val="000000"/>
                <w:sz w:val="12"/>
                <w:szCs w:val="12"/>
                <w:lang w:val="en-GB" w:eastAsia="en-GB"/>
              </w:rPr>
            </w:pPr>
            <w:commentRangeStart w:id="627"/>
            <w:ins w:id="628" w:author="Julia Faillace Thiesen" w:date="2014-04-10T14:42:00Z">
              <w:r w:rsidRPr="003A64CB">
                <w:rPr>
                  <w:rFonts w:ascii="Calibri" w:eastAsia="Times New Roman" w:hAnsi="Calibri"/>
                  <w:color w:val="000000"/>
                  <w:sz w:val="12"/>
                  <w:szCs w:val="12"/>
                  <w:lang w:eastAsia="en-GB"/>
                </w:rPr>
                <w:t>Genome annotation + GenBank upload (Leiden)</w:t>
              </w:r>
            </w:ins>
            <w:commentRangeEnd w:id="627"/>
            <w:r w:rsidR="00120A44">
              <w:rPr>
                <w:rStyle w:val="Verwijzingopmerking"/>
              </w:rPr>
              <w:commentReference w:id="627"/>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630" w:author="Julia Faillace Thiesen" w:date="2014-04-10T14:50:00Z">
              <w:tcPr>
                <w:tcW w:w="1138"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6E66CF2B" w14:textId="77777777" w:rsidR="00F31ED3" w:rsidRPr="003A64CB" w:rsidRDefault="00F31ED3" w:rsidP="00F31ED3">
            <w:pPr>
              <w:jc w:val="center"/>
              <w:rPr>
                <w:ins w:id="631" w:author="Julia Faillace Thiesen" w:date="2014-04-10T14:42:00Z"/>
                <w:rFonts w:ascii="Calibri" w:eastAsia="Times New Roman" w:hAnsi="Calibri"/>
                <w:color w:val="000000"/>
                <w:sz w:val="12"/>
                <w:szCs w:val="12"/>
                <w:lang w:val="en-GB" w:eastAsia="en-GB"/>
              </w:rPr>
            </w:pPr>
            <w:ins w:id="632" w:author="Julia Faillace Thiesen" w:date="2014-04-10T14:42:00Z">
              <w:r w:rsidRPr="003A64CB">
                <w:rPr>
                  <w:rFonts w:ascii="Calibri" w:eastAsia="Times New Roman" w:hAnsi="Calibri"/>
                  <w:color w:val="000000"/>
                  <w:sz w:val="12"/>
                  <w:szCs w:val="12"/>
                  <w:lang w:val="en-GB" w:eastAsia="en-GB"/>
                </w:rPr>
                <w:t>Build Alignment (Leiden)</w:t>
              </w:r>
            </w:ins>
          </w:p>
        </w:tc>
        <w:tc>
          <w:tcPr>
            <w:tcW w:w="992" w:type="dxa"/>
            <w:tcBorders>
              <w:top w:val="single" w:sz="4" w:space="0" w:color="auto"/>
              <w:left w:val="nil"/>
              <w:bottom w:val="single" w:sz="4" w:space="0" w:color="auto"/>
              <w:right w:val="single" w:sz="4" w:space="0" w:color="auto"/>
            </w:tcBorders>
            <w:shd w:val="clear" w:color="auto" w:fill="auto"/>
            <w:vAlign w:val="center"/>
            <w:hideMark/>
            <w:tcPrChange w:id="633" w:author="Julia Faillace Thiesen" w:date="2014-04-10T14:50:00Z">
              <w:tcPr>
                <w:tcW w:w="844"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7926923D" w14:textId="77777777" w:rsidR="00F31ED3" w:rsidRPr="003A64CB" w:rsidRDefault="00F31ED3" w:rsidP="00F31ED3">
            <w:pPr>
              <w:rPr>
                <w:ins w:id="634" w:author="Julia Faillace Thiesen" w:date="2014-04-10T14:42:00Z"/>
                <w:rFonts w:ascii="Calibri" w:eastAsia="Times New Roman" w:hAnsi="Calibri"/>
                <w:color w:val="000000"/>
                <w:sz w:val="12"/>
                <w:szCs w:val="12"/>
                <w:lang w:val="en-GB" w:eastAsia="en-GB"/>
              </w:rPr>
            </w:pPr>
            <w:ins w:id="635" w:author="Julia Faillace Thiesen" w:date="2014-04-10T14:42:00Z">
              <w:r w:rsidRPr="003A64CB">
                <w:rPr>
                  <w:rFonts w:ascii="Calibri" w:eastAsia="Times New Roman" w:hAnsi="Calibri"/>
                  <w:color w:val="000000"/>
                  <w:sz w:val="12"/>
                  <w:szCs w:val="12"/>
                  <w:lang w:eastAsia="en-GB"/>
                </w:rPr>
                <w:t>Phylogenetic analysis (Leiden)</w:t>
              </w:r>
            </w:ins>
          </w:p>
        </w:tc>
        <w:tc>
          <w:tcPr>
            <w:tcW w:w="992" w:type="dxa"/>
            <w:tcBorders>
              <w:top w:val="single" w:sz="4" w:space="0" w:color="auto"/>
              <w:left w:val="nil"/>
              <w:bottom w:val="single" w:sz="4" w:space="0" w:color="auto"/>
              <w:right w:val="single" w:sz="4" w:space="0" w:color="auto"/>
            </w:tcBorders>
            <w:shd w:val="clear" w:color="auto" w:fill="auto"/>
            <w:vAlign w:val="center"/>
            <w:hideMark/>
            <w:tcPrChange w:id="636" w:author="Julia Faillace Thiesen" w:date="2014-04-10T14:50:00Z">
              <w:tcPr>
                <w:tcW w:w="978"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57C52479" w14:textId="77777777" w:rsidR="00F31ED3" w:rsidRPr="003A64CB" w:rsidRDefault="00F31ED3" w:rsidP="00F31ED3">
            <w:pPr>
              <w:rPr>
                <w:ins w:id="637" w:author="Julia Faillace Thiesen" w:date="2014-04-10T14:42:00Z"/>
                <w:rFonts w:ascii="Calibri" w:eastAsia="Times New Roman" w:hAnsi="Calibri"/>
                <w:color w:val="000000"/>
                <w:sz w:val="12"/>
                <w:szCs w:val="12"/>
                <w:lang w:val="en-GB" w:eastAsia="en-GB"/>
              </w:rPr>
            </w:pPr>
            <w:ins w:id="638" w:author="Julia Faillace Thiesen" w:date="2014-04-10T14:42:00Z">
              <w:r w:rsidRPr="003A64CB">
                <w:rPr>
                  <w:rFonts w:ascii="Calibri" w:eastAsia="Times New Roman" w:hAnsi="Calibri"/>
                  <w:color w:val="000000"/>
                  <w:sz w:val="12"/>
                  <w:szCs w:val="12"/>
                  <w:lang w:eastAsia="en-GB"/>
                </w:rPr>
                <w:t>Phylogenetic analysis (WUR BI ML)</w:t>
              </w:r>
            </w:ins>
          </w:p>
        </w:tc>
        <w:tc>
          <w:tcPr>
            <w:tcW w:w="851" w:type="dxa"/>
            <w:tcBorders>
              <w:top w:val="single" w:sz="4" w:space="0" w:color="auto"/>
              <w:left w:val="nil"/>
              <w:bottom w:val="single" w:sz="4" w:space="0" w:color="auto"/>
              <w:right w:val="single" w:sz="4" w:space="0" w:color="auto"/>
            </w:tcBorders>
            <w:shd w:val="clear" w:color="auto" w:fill="auto"/>
            <w:vAlign w:val="center"/>
            <w:hideMark/>
            <w:tcPrChange w:id="639" w:author="Julia Faillace Thiesen" w:date="2014-04-10T14:50:00Z">
              <w:tcPr>
                <w:tcW w:w="851"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4115089A" w14:textId="77777777" w:rsidR="00F31ED3" w:rsidRPr="003A64CB" w:rsidRDefault="00F31ED3" w:rsidP="00F31ED3">
            <w:pPr>
              <w:rPr>
                <w:ins w:id="640" w:author="Julia Faillace Thiesen" w:date="2014-04-10T14:42:00Z"/>
                <w:rFonts w:ascii="Calibri" w:eastAsia="Times New Roman" w:hAnsi="Calibri"/>
                <w:color w:val="000000"/>
                <w:sz w:val="12"/>
                <w:szCs w:val="12"/>
                <w:lang w:val="en-GB" w:eastAsia="en-GB"/>
              </w:rPr>
            </w:pPr>
            <w:ins w:id="641" w:author="Julia Faillace Thiesen" w:date="2014-04-10T14:42:00Z">
              <w:r w:rsidRPr="003A64CB">
                <w:rPr>
                  <w:rFonts w:ascii="Calibri" w:eastAsia="Times New Roman" w:hAnsi="Calibri"/>
                  <w:color w:val="000000"/>
                  <w:sz w:val="12"/>
                  <w:szCs w:val="12"/>
                  <w:lang w:eastAsia="en-GB"/>
                </w:rPr>
                <w:t>Fungi Detection</w:t>
              </w:r>
            </w:ins>
          </w:p>
        </w:tc>
        <w:tc>
          <w:tcPr>
            <w:tcW w:w="850" w:type="dxa"/>
            <w:tcBorders>
              <w:top w:val="single" w:sz="4" w:space="0" w:color="auto"/>
              <w:left w:val="nil"/>
              <w:bottom w:val="single" w:sz="4" w:space="0" w:color="auto"/>
              <w:right w:val="single" w:sz="4" w:space="0" w:color="auto"/>
            </w:tcBorders>
            <w:shd w:val="clear" w:color="auto" w:fill="auto"/>
            <w:vAlign w:val="center"/>
            <w:hideMark/>
            <w:tcPrChange w:id="642" w:author="Julia Faillace Thiesen" w:date="2014-04-10T14:50:00Z">
              <w:tcPr>
                <w:tcW w:w="903"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5EF7E332" w14:textId="77777777" w:rsidR="00F31ED3" w:rsidRPr="003A64CB" w:rsidRDefault="00F31ED3" w:rsidP="00F31ED3">
            <w:pPr>
              <w:rPr>
                <w:ins w:id="643" w:author="Julia Faillace Thiesen" w:date="2014-04-10T14:42:00Z"/>
                <w:rFonts w:ascii="Calibri" w:eastAsia="Times New Roman" w:hAnsi="Calibri"/>
                <w:color w:val="000000"/>
                <w:sz w:val="12"/>
                <w:szCs w:val="12"/>
                <w:lang w:val="en-GB" w:eastAsia="en-GB"/>
              </w:rPr>
            </w:pPr>
            <w:ins w:id="644" w:author="Julia Faillace Thiesen" w:date="2014-04-10T14:42:00Z">
              <w:r w:rsidRPr="003A64CB">
                <w:rPr>
                  <w:rFonts w:ascii="Calibri" w:eastAsia="Times New Roman" w:hAnsi="Calibri"/>
                  <w:color w:val="000000"/>
                  <w:sz w:val="12"/>
                  <w:szCs w:val="12"/>
                  <w:lang w:eastAsia="en-GB"/>
                </w:rPr>
                <w:t>Writing Report</w:t>
              </w:r>
            </w:ins>
          </w:p>
        </w:tc>
      </w:tr>
      <w:tr w:rsidR="00354708" w:rsidRPr="003A64CB" w14:paraId="60421CAE" w14:textId="77777777" w:rsidTr="00354708">
        <w:trPr>
          <w:trHeight w:val="213"/>
          <w:ins w:id="645" w:author="Julia Faillace Thiesen" w:date="2014-04-10T14:42:00Z"/>
        </w:trPr>
        <w:tc>
          <w:tcPr>
            <w:tcW w:w="668" w:type="dxa"/>
            <w:tcBorders>
              <w:top w:val="nil"/>
              <w:left w:val="single" w:sz="4" w:space="0" w:color="auto"/>
              <w:bottom w:val="single" w:sz="4" w:space="0" w:color="auto"/>
              <w:right w:val="single" w:sz="4" w:space="0" w:color="auto"/>
            </w:tcBorders>
            <w:shd w:val="clear" w:color="auto" w:fill="auto"/>
            <w:vAlign w:val="center"/>
            <w:hideMark/>
          </w:tcPr>
          <w:p w14:paraId="6873D71E" w14:textId="77777777" w:rsidR="00F31ED3" w:rsidRPr="003A64CB" w:rsidRDefault="00F31ED3" w:rsidP="00F31ED3">
            <w:pPr>
              <w:rPr>
                <w:ins w:id="646" w:author="Julia Faillace Thiesen" w:date="2014-04-10T14:42:00Z"/>
                <w:rFonts w:ascii="Calibri" w:eastAsia="Times New Roman" w:hAnsi="Calibri"/>
                <w:color w:val="000000"/>
                <w:sz w:val="12"/>
                <w:szCs w:val="12"/>
                <w:lang w:val="en-GB" w:eastAsia="en-GB"/>
              </w:rPr>
            </w:pPr>
            <w:ins w:id="647" w:author="Julia Faillace Thiesen" w:date="2014-04-10T14:42:00Z">
              <w:r w:rsidRPr="003A64CB">
                <w:rPr>
                  <w:rFonts w:ascii="Calibri" w:eastAsia="Times New Roman" w:hAnsi="Calibri"/>
                  <w:color w:val="000000"/>
                  <w:sz w:val="12"/>
                  <w:szCs w:val="12"/>
                  <w:lang w:eastAsia="en-GB"/>
                </w:rPr>
                <w:t>10-14 Mar</w:t>
              </w:r>
            </w:ins>
          </w:p>
        </w:tc>
        <w:tc>
          <w:tcPr>
            <w:tcW w:w="841" w:type="dxa"/>
            <w:tcBorders>
              <w:top w:val="nil"/>
              <w:left w:val="nil"/>
              <w:bottom w:val="single" w:sz="4" w:space="0" w:color="auto"/>
              <w:right w:val="single" w:sz="4" w:space="0" w:color="auto"/>
            </w:tcBorders>
            <w:shd w:val="clear" w:color="000000" w:fill="D9E2F3"/>
            <w:vAlign w:val="center"/>
            <w:hideMark/>
          </w:tcPr>
          <w:p w14:paraId="3F1084D2" w14:textId="77777777" w:rsidR="00F31ED3" w:rsidRPr="003A64CB" w:rsidRDefault="00F31ED3" w:rsidP="00F31ED3">
            <w:pPr>
              <w:rPr>
                <w:ins w:id="648" w:author="Julia Faillace Thiesen" w:date="2014-04-10T14:42:00Z"/>
                <w:rFonts w:ascii="Calibri" w:eastAsia="Times New Roman" w:hAnsi="Calibri"/>
                <w:color w:val="000000"/>
                <w:sz w:val="12"/>
                <w:szCs w:val="12"/>
                <w:lang w:val="en-GB" w:eastAsia="en-GB"/>
              </w:rPr>
            </w:pPr>
            <w:ins w:id="649"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000000" w:fill="D9E2F3"/>
            <w:vAlign w:val="center"/>
            <w:hideMark/>
          </w:tcPr>
          <w:p w14:paraId="77C44DD8" w14:textId="77777777" w:rsidR="00F31ED3" w:rsidRPr="003A64CB" w:rsidRDefault="00F31ED3" w:rsidP="00F31ED3">
            <w:pPr>
              <w:rPr>
                <w:ins w:id="650" w:author="Julia Faillace Thiesen" w:date="2014-04-10T14:42:00Z"/>
                <w:rFonts w:ascii="Calibri" w:eastAsia="Times New Roman" w:hAnsi="Calibri"/>
                <w:color w:val="000000"/>
                <w:sz w:val="12"/>
                <w:szCs w:val="12"/>
                <w:lang w:val="en-GB" w:eastAsia="en-GB"/>
              </w:rPr>
            </w:pPr>
            <w:ins w:id="651" w:author="Julia Faillace Thiesen" w:date="2014-04-10T14:42:00Z">
              <w:r w:rsidRPr="003A64CB">
                <w:rPr>
                  <w:rFonts w:ascii="Calibri" w:eastAsia="Times New Roman" w:hAnsi="Calibri"/>
                  <w:color w:val="000000"/>
                  <w:sz w:val="12"/>
                  <w:szCs w:val="12"/>
                  <w:lang w:eastAsia="en-GB"/>
                </w:rPr>
                <w:t>X</w:t>
              </w:r>
            </w:ins>
          </w:p>
        </w:tc>
        <w:tc>
          <w:tcPr>
            <w:tcW w:w="955" w:type="dxa"/>
            <w:tcBorders>
              <w:top w:val="nil"/>
              <w:left w:val="nil"/>
              <w:bottom w:val="single" w:sz="4" w:space="0" w:color="auto"/>
              <w:right w:val="single" w:sz="4" w:space="0" w:color="auto"/>
            </w:tcBorders>
            <w:shd w:val="clear" w:color="auto" w:fill="auto"/>
            <w:noWrap/>
            <w:vAlign w:val="center"/>
            <w:hideMark/>
          </w:tcPr>
          <w:p w14:paraId="40EB4457" w14:textId="77777777" w:rsidR="00F31ED3" w:rsidRPr="003A64CB" w:rsidRDefault="00F31ED3" w:rsidP="00F31ED3">
            <w:pPr>
              <w:rPr>
                <w:ins w:id="652" w:author="Julia Faillace Thiesen" w:date="2014-04-10T14:42:00Z"/>
                <w:rFonts w:ascii="Calibri" w:eastAsia="Times New Roman" w:hAnsi="Calibri"/>
                <w:color w:val="000000"/>
                <w:sz w:val="12"/>
                <w:szCs w:val="12"/>
                <w:lang w:val="en-GB" w:eastAsia="en-GB"/>
              </w:rPr>
            </w:pPr>
            <w:ins w:id="653"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
          <w:p w14:paraId="1CA9949A" w14:textId="77777777" w:rsidR="00F31ED3" w:rsidRPr="003A64CB" w:rsidRDefault="00F31ED3" w:rsidP="00F31ED3">
            <w:pPr>
              <w:rPr>
                <w:ins w:id="654" w:author="Julia Faillace Thiesen" w:date="2014-04-10T14:42:00Z"/>
                <w:rFonts w:ascii="Calibri" w:eastAsia="Times New Roman" w:hAnsi="Calibri"/>
                <w:color w:val="000000"/>
                <w:sz w:val="12"/>
                <w:szCs w:val="12"/>
                <w:lang w:val="en-GB" w:eastAsia="en-GB"/>
              </w:rPr>
            </w:pPr>
            <w:ins w:id="655"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30B68700" w14:textId="77777777" w:rsidR="00F31ED3" w:rsidRPr="003A64CB" w:rsidRDefault="00F31ED3" w:rsidP="00F31ED3">
            <w:pPr>
              <w:rPr>
                <w:ins w:id="656" w:author="Julia Faillace Thiesen" w:date="2014-04-10T14:42:00Z"/>
                <w:rFonts w:ascii="Calibri" w:eastAsia="Times New Roman" w:hAnsi="Calibri"/>
                <w:color w:val="000000"/>
                <w:sz w:val="12"/>
                <w:szCs w:val="12"/>
                <w:lang w:val="en-GB" w:eastAsia="en-GB"/>
              </w:rPr>
            </w:pPr>
            <w:ins w:id="657"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6565E789" w14:textId="77777777" w:rsidR="00F31ED3" w:rsidRPr="003A64CB" w:rsidRDefault="00F31ED3" w:rsidP="00F31ED3">
            <w:pPr>
              <w:rPr>
                <w:ins w:id="658" w:author="Julia Faillace Thiesen" w:date="2014-04-10T14:42:00Z"/>
                <w:rFonts w:ascii="Calibri" w:eastAsia="Times New Roman" w:hAnsi="Calibri"/>
                <w:color w:val="000000"/>
                <w:sz w:val="12"/>
                <w:szCs w:val="12"/>
                <w:lang w:val="en-GB" w:eastAsia="en-GB"/>
              </w:rPr>
            </w:pPr>
            <w:ins w:id="65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11705920" w14:textId="77777777" w:rsidR="00F31ED3" w:rsidRPr="003A64CB" w:rsidRDefault="00F31ED3" w:rsidP="00F31ED3">
            <w:pPr>
              <w:rPr>
                <w:ins w:id="660" w:author="Julia Faillace Thiesen" w:date="2014-04-10T14:42:00Z"/>
                <w:rFonts w:ascii="Calibri" w:eastAsia="Times New Roman" w:hAnsi="Calibri"/>
                <w:color w:val="000000"/>
                <w:sz w:val="12"/>
                <w:szCs w:val="12"/>
                <w:lang w:val="en-GB" w:eastAsia="en-GB"/>
              </w:rPr>
            </w:pPr>
            <w:ins w:id="661"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1E17D8C0" w14:textId="77777777" w:rsidR="00F31ED3" w:rsidRPr="003A64CB" w:rsidRDefault="00F31ED3" w:rsidP="00F31ED3">
            <w:pPr>
              <w:rPr>
                <w:ins w:id="662" w:author="Julia Faillace Thiesen" w:date="2014-04-10T14:42:00Z"/>
                <w:rFonts w:ascii="Calibri" w:eastAsia="Times New Roman" w:hAnsi="Calibri"/>
                <w:color w:val="000000"/>
                <w:sz w:val="12"/>
                <w:szCs w:val="12"/>
                <w:lang w:val="en-GB" w:eastAsia="en-GB"/>
              </w:rPr>
            </w:pPr>
            <w:ins w:id="66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13E2F31A" w14:textId="77777777" w:rsidR="00F31ED3" w:rsidRPr="003A64CB" w:rsidRDefault="00F31ED3" w:rsidP="00F31ED3">
            <w:pPr>
              <w:rPr>
                <w:ins w:id="664" w:author="Julia Faillace Thiesen" w:date="2014-04-10T14:42:00Z"/>
                <w:rFonts w:ascii="Calibri" w:eastAsia="Times New Roman" w:hAnsi="Calibri"/>
                <w:color w:val="000000"/>
                <w:sz w:val="12"/>
                <w:szCs w:val="12"/>
                <w:lang w:val="en-GB" w:eastAsia="en-GB"/>
              </w:rPr>
            </w:pPr>
            <w:ins w:id="665"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0494EC83" w14:textId="77777777" w:rsidR="00F31ED3" w:rsidRPr="003A64CB" w:rsidRDefault="00F31ED3" w:rsidP="00F31ED3">
            <w:pPr>
              <w:rPr>
                <w:ins w:id="666" w:author="Julia Faillace Thiesen" w:date="2014-04-10T14:42:00Z"/>
                <w:rFonts w:ascii="Calibri" w:eastAsia="Times New Roman" w:hAnsi="Calibri"/>
                <w:color w:val="000000"/>
                <w:sz w:val="12"/>
                <w:szCs w:val="12"/>
                <w:lang w:val="en-GB" w:eastAsia="en-GB"/>
              </w:rPr>
            </w:pPr>
            <w:ins w:id="667"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7924DB78" w14:textId="77777777" w:rsidTr="00354708">
        <w:trPr>
          <w:trHeight w:val="213"/>
          <w:ins w:id="668" w:author="Julia Faillace Thiesen" w:date="2014-04-10T14:42:00Z"/>
        </w:trPr>
        <w:tc>
          <w:tcPr>
            <w:tcW w:w="668" w:type="dxa"/>
            <w:tcBorders>
              <w:top w:val="nil"/>
              <w:left w:val="single" w:sz="4" w:space="0" w:color="auto"/>
              <w:bottom w:val="single" w:sz="4" w:space="0" w:color="auto"/>
              <w:right w:val="single" w:sz="4" w:space="0" w:color="auto"/>
            </w:tcBorders>
            <w:shd w:val="clear" w:color="auto" w:fill="auto"/>
            <w:vAlign w:val="center"/>
            <w:hideMark/>
          </w:tcPr>
          <w:p w14:paraId="635316CD" w14:textId="77777777" w:rsidR="00F31ED3" w:rsidRPr="003A64CB" w:rsidRDefault="00F31ED3" w:rsidP="00F31ED3">
            <w:pPr>
              <w:rPr>
                <w:ins w:id="669" w:author="Julia Faillace Thiesen" w:date="2014-04-10T14:42:00Z"/>
                <w:rFonts w:ascii="Calibri" w:eastAsia="Times New Roman" w:hAnsi="Calibri"/>
                <w:color w:val="000000"/>
                <w:sz w:val="12"/>
                <w:szCs w:val="12"/>
                <w:lang w:val="en-GB" w:eastAsia="en-GB"/>
              </w:rPr>
            </w:pPr>
            <w:ins w:id="670" w:author="Julia Faillace Thiesen" w:date="2014-04-10T14:42:00Z">
              <w:r w:rsidRPr="003A64CB">
                <w:rPr>
                  <w:rFonts w:ascii="Calibri" w:eastAsia="Times New Roman" w:hAnsi="Calibri"/>
                  <w:color w:val="000000"/>
                  <w:sz w:val="12"/>
                  <w:szCs w:val="12"/>
                  <w:lang w:eastAsia="en-GB"/>
                </w:rPr>
                <w:t>17-21 Mar</w:t>
              </w:r>
            </w:ins>
          </w:p>
        </w:tc>
        <w:tc>
          <w:tcPr>
            <w:tcW w:w="841" w:type="dxa"/>
            <w:tcBorders>
              <w:top w:val="nil"/>
              <w:left w:val="nil"/>
              <w:bottom w:val="single" w:sz="4" w:space="0" w:color="auto"/>
              <w:right w:val="single" w:sz="4" w:space="0" w:color="auto"/>
            </w:tcBorders>
            <w:shd w:val="clear" w:color="000000" w:fill="D9E2F3"/>
            <w:vAlign w:val="center"/>
            <w:hideMark/>
          </w:tcPr>
          <w:p w14:paraId="059E9D47" w14:textId="77777777" w:rsidR="00F31ED3" w:rsidRPr="003A64CB" w:rsidRDefault="00F31ED3" w:rsidP="00F31ED3">
            <w:pPr>
              <w:rPr>
                <w:ins w:id="671" w:author="Julia Faillace Thiesen" w:date="2014-04-10T14:42:00Z"/>
                <w:rFonts w:ascii="Calibri" w:eastAsia="Times New Roman" w:hAnsi="Calibri"/>
                <w:color w:val="000000"/>
                <w:sz w:val="12"/>
                <w:szCs w:val="12"/>
                <w:lang w:val="en-GB" w:eastAsia="en-GB"/>
              </w:rPr>
            </w:pPr>
            <w:ins w:id="672"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000000" w:fill="D9E2F3"/>
            <w:vAlign w:val="center"/>
            <w:hideMark/>
          </w:tcPr>
          <w:p w14:paraId="3104685D" w14:textId="77777777" w:rsidR="00F31ED3" w:rsidRPr="003A64CB" w:rsidRDefault="00F31ED3" w:rsidP="00F31ED3">
            <w:pPr>
              <w:rPr>
                <w:ins w:id="673" w:author="Julia Faillace Thiesen" w:date="2014-04-10T14:42:00Z"/>
                <w:rFonts w:ascii="Calibri" w:eastAsia="Times New Roman" w:hAnsi="Calibri"/>
                <w:color w:val="000000"/>
                <w:sz w:val="12"/>
                <w:szCs w:val="12"/>
                <w:lang w:val="en-GB" w:eastAsia="en-GB"/>
              </w:rPr>
            </w:pPr>
            <w:ins w:id="674" w:author="Julia Faillace Thiesen" w:date="2014-04-10T14:42:00Z">
              <w:r w:rsidRPr="003A64CB">
                <w:rPr>
                  <w:rFonts w:ascii="Calibri" w:eastAsia="Times New Roman" w:hAnsi="Calibri"/>
                  <w:color w:val="000000"/>
                  <w:sz w:val="12"/>
                  <w:szCs w:val="12"/>
                  <w:lang w:eastAsia="en-GB"/>
                </w:rPr>
                <w:t>X</w:t>
              </w:r>
            </w:ins>
          </w:p>
        </w:tc>
        <w:tc>
          <w:tcPr>
            <w:tcW w:w="955" w:type="dxa"/>
            <w:tcBorders>
              <w:top w:val="nil"/>
              <w:left w:val="nil"/>
              <w:bottom w:val="single" w:sz="4" w:space="0" w:color="auto"/>
              <w:right w:val="single" w:sz="4" w:space="0" w:color="auto"/>
            </w:tcBorders>
            <w:shd w:val="clear" w:color="auto" w:fill="auto"/>
            <w:noWrap/>
            <w:vAlign w:val="center"/>
            <w:hideMark/>
          </w:tcPr>
          <w:p w14:paraId="11247AC6" w14:textId="77777777" w:rsidR="00F31ED3" w:rsidRPr="003A64CB" w:rsidRDefault="00F31ED3" w:rsidP="00F31ED3">
            <w:pPr>
              <w:rPr>
                <w:ins w:id="675" w:author="Julia Faillace Thiesen" w:date="2014-04-10T14:42:00Z"/>
                <w:rFonts w:ascii="Calibri" w:eastAsia="Times New Roman" w:hAnsi="Calibri"/>
                <w:color w:val="000000"/>
                <w:sz w:val="12"/>
                <w:szCs w:val="12"/>
                <w:lang w:val="en-GB" w:eastAsia="en-GB"/>
              </w:rPr>
            </w:pPr>
            <w:ins w:id="67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3F86C03E" w14:textId="77777777" w:rsidR="00F31ED3" w:rsidRPr="003A64CB" w:rsidRDefault="00F31ED3" w:rsidP="00F31ED3">
            <w:pPr>
              <w:rPr>
                <w:ins w:id="677" w:author="Julia Faillace Thiesen" w:date="2014-04-10T14:42:00Z"/>
                <w:rFonts w:ascii="Calibri" w:eastAsia="Times New Roman" w:hAnsi="Calibri"/>
                <w:color w:val="000000"/>
                <w:sz w:val="12"/>
                <w:szCs w:val="12"/>
                <w:lang w:val="en-GB" w:eastAsia="en-GB"/>
              </w:rPr>
            </w:pPr>
            <w:ins w:id="678"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2F89DAD9" w14:textId="77777777" w:rsidR="00F31ED3" w:rsidRPr="003A64CB" w:rsidRDefault="00F31ED3" w:rsidP="00F31ED3">
            <w:pPr>
              <w:rPr>
                <w:ins w:id="679" w:author="Julia Faillace Thiesen" w:date="2014-04-10T14:42:00Z"/>
                <w:rFonts w:ascii="Calibri" w:eastAsia="Times New Roman" w:hAnsi="Calibri"/>
                <w:color w:val="000000"/>
                <w:sz w:val="12"/>
                <w:szCs w:val="12"/>
                <w:lang w:val="en-GB" w:eastAsia="en-GB"/>
              </w:rPr>
            </w:pPr>
            <w:ins w:id="680"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569D85E1" w14:textId="77777777" w:rsidR="00F31ED3" w:rsidRPr="003A64CB" w:rsidRDefault="00F31ED3" w:rsidP="00F31ED3">
            <w:pPr>
              <w:rPr>
                <w:ins w:id="681" w:author="Julia Faillace Thiesen" w:date="2014-04-10T14:42:00Z"/>
                <w:rFonts w:ascii="Calibri" w:eastAsia="Times New Roman" w:hAnsi="Calibri"/>
                <w:color w:val="000000"/>
                <w:sz w:val="12"/>
                <w:szCs w:val="12"/>
                <w:lang w:val="en-GB" w:eastAsia="en-GB"/>
              </w:rPr>
            </w:pPr>
            <w:ins w:id="68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7425FAC7" w14:textId="77777777" w:rsidR="00F31ED3" w:rsidRPr="003A64CB" w:rsidRDefault="00F31ED3" w:rsidP="00F31ED3">
            <w:pPr>
              <w:rPr>
                <w:ins w:id="683" w:author="Julia Faillace Thiesen" w:date="2014-04-10T14:42:00Z"/>
                <w:rFonts w:ascii="Calibri" w:eastAsia="Times New Roman" w:hAnsi="Calibri"/>
                <w:color w:val="000000"/>
                <w:sz w:val="12"/>
                <w:szCs w:val="12"/>
                <w:lang w:val="en-GB" w:eastAsia="en-GB"/>
              </w:rPr>
            </w:pPr>
            <w:ins w:id="684"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70128FAA" w14:textId="77777777" w:rsidR="00F31ED3" w:rsidRPr="003A64CB" w:rsidRDefault="00F31ED3" w:rsidP="00F31ED3">
            <w:pPr>
              <w:rPr>
                <w:ins w:id="685" w:author="Julia Faillace Thiesen" w:date="2014-04-10T14:42:00Z"/>
                <w:rFonts w:ascii="Calibri" w:eastAsia="Times New Roman" w:hAnsi="Calibri"/>
                <w:color w:val="000000"/>
                <w:sz w:val="12"/>
                <w:szCs w:val="12"/>
                <w:lang w:val="en-GB" w:eastAsia="en-GB"/>
              </w:rPr>
            </w:pPr>
            <w:ins w:id="68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131E51D7" w14:textId="77777777" w:rsidR="00F31ED3" w:rsidRPr="003A64CB" w:rsidRDefault="00F31ED3" w:rsidP="00F31ED3">
            <w:pPr>
              <w:rPr>
                <w:ins w:id="687" w:author="Julia Faillace Thiesen" w:date="2014-04-10T14:42:00Z"/>
                <w:rFonts w:ascii="Calibri" w:eastAsia="Times New Roman" w:hAnsi="Calibri"/>
                <w:color w:val="000000"/>
                <w:sz w:val="12"/>
                <w:szCs w:val="12"/>
                <w:lang w:val="en-GB" w:eastAsia="en-GB"/>
              </w:rPr>
            </w:pPr>
            <w:ins w:id="688"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0D3659EF" w14:textId="77777777" w:rsidR="00F31ED3" w:rsidRPr="003A64CB" w:rsidRDefault="00F31ED3" w:rsidP="00F31ED3">
            <w:pPr>
              <w:rPr>
                <w:ins w:id="689" w:author="Julia Faillace Thiesen" w:date="2014-04-10T14:42:00Z"/>
                <w:rFonts w:ascii="Calibri" w:eastAsia="Times New Roman" w:hAnsi="Calibri"/>
                <w:color w:val="000000"/>
                <w:sz w:val="12"/>
                <w:szCs w:val="12"/>
                <w:lang w:val="en-GB" w:eastAsia="en-GB"/>
              </w:rPr>
            </w:pPr>
            <w:ins w:id="690"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5856D4ED" w14:textId="77777777" w:rsidTr="00354708">
        <w:trPr>
          <w:trHeight w:val="213"/>
          <w:ins w:id="691" w:author="Julia Faillace Thiesen" w:date="2014-04-10T14:42:00Z"/>
        </w:trPr>
        <w:tc>
          <w:tcPr>
            <w:tcW w:w="668" w:type="dxa"/>
            <w:tcBorders>
              <w:top w:val="nil"/>
              <w:left w:val="single" w:sz="4" w:space="0" w:color="auto"/>
              <w:bottom w:val="single" w:sz="4" w:space="0" w:color="auto"/>
              <w:right w:val="single" w:sz="4" w:space="0" w:color="auto"/>
            </w:tcBorders>
            <w:shd w:val="clear" w:color="auto" w:fill="auto"/>
            <w:vAlign w:val="center"/>
            <w:hideMark/>
          </w:tcPr>
          <w:p w14:paraId="16048CE6" w14:textId="77777777" w:rsidR="00F31ED3" w:rsidRPr="003A64CB" w:rsidRDefault="00F31ED3" w:rsidP="00F31ED3">
            <w:pPr>
              <w:rPr>
                <w:ins w:id="692" w:author="Julia Faillace Thiesen" w:date="2014-04-10T14:42:00Z"/>
                <w:rFonts w:ascii="Calibri" w:eastAsia="Times New Roman" w:hAnsi="Calibri"/>
                <w:color w:val="000000"/>
                <w:sz w:val="12"/>
                <w:szCs w:val="12"/>
                <w:lang w:val="en-GB" w:eastAsia="en-GB"/>
              </w:rPr>
            </w:pPr>
            <w:ins w:id="693" w:author="Julia Faillace Thiesen" w:date="2014-04-10T14:42:00Z">
              <w:r w:rsidRPr="003A64CB">
                <w:rPr>
                  <w:rFonts w:ascii="Calibri" w:eastAsia="Times New Roman" w:hAnsi="Calibri"/>
                  <w:color w:val="000000"/>
                  <w:sz w:val="12"/>
                  <w:szCs w:val="12"/>
                  <w:lang w:eastAsia="en-GB"/>
                </w:rPr>
                <w:t>24-28 Mar</w:t>
              </w:r>
            </w:ins>
          </w:p>
        </w:tc>
        <w:tc>
          <w:tcPr>
            <w:tcW w:w="841" w:type="dxa"/>
            <w:tcBorders>
              <w:top w:val="nil"/>
              <w:left w:val="nil"/>
              <w:bottom w:val="single" w:sz="4" w:space="0" w:color="auto"/>
              <w:right w:val="single" w:sz="4" w:space="0" w:color="auto"/>
            </w:tcBorders>
            <w:shd w:val="clear" w:color="000000" w:fill="D9E2F3"/>
            <w:vAlign w:val="center"/>
            <w:hideMark/>
          </w:tcPr>
          <w:p w14:paraId="479E023C" w14:textId="77777777" w:rsidR="00F31ED3" w:rsidRPr="003A64CB" w:rsidRDefault="00F31ED3" w:rsidP="00F31ED3">
            <w:pPr>
              <w:rPr>
                <w:ins w:id="694" w:author="Julia Faillace Thiesen" w:date="2014-04-10T14:42:00Z"/>
                <w:rFonts w:ascii="Calibri" w:eastAsia="Times New Roman" w:hAnsi="Calibri"/>
                <w:color w:val="000000"/>
                <w:sz w:val="12"/>
                <w:szCs w:val="12"/>
                <w:lang w:val="en-GB" w:eastAsia="en-GB"/>
              </w:rPr>
            </w:pPr>
            <w:ins w:id="695"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000000" w:fill="D9E2F3"/>
            <w:vAlign w:val="center"/>
            <w:hideMark/>
          </w:tcPr>
          <w:p w14:paraId="13C897DC" w14:textId="77777777" w:rsidR="00F31ED3" w:rsidRPr="003A64CB" w:rsidRDefault="00F31ED3" w:rsidP="00F31ED3">
            <w:pPr>
              <w:rPr>
                <w:ins w:id="696" w:author="Julia Faillace Thiesen" w:date="2014-04-10T14:42:00Z"/>
                <w:rFonts w:ascii="Calibri" w:eastAsia="Times New Roman" w:hAnsi="Calibri"/>
                <w:color w:val="000000"/>
                <w:sz w:val="12"/>
                <w:szCs w:val="12"/>
                <w:lang w:val="en-GB" w:eastAsia="en-GB"/>
              </w:rPr>
            </w:pPr>
            <w:ins w:id="697" w:author="Julia Faillace Thiesen" w:date="2014-04-10T14:42:00Z">
              <w:r w:rsidRPr="003A64CB">
                <w:rPr>
                  <w:rFonts w:ascii="Calibri" w:eastAsia="Times New Roman" w:hAnsi="Calibri"/>
                  <w:color w:val="000000"/>
                  <w:sz w:val="12"/>
                  <w:szCs w:val="12"/>
                  <w:lang w:val="en-GB" w:eastAsia="en-GB"/>
                </w:rPr>
                <w:t> X</w:t>
              </w:r>
            </w:ins>
          </w:p>
        </w:tc>
        <w:tc>
          <w:tcPr>
            <w:tcW w:w="955" w:type="dxa"/>
            <w:tcBorders>
              <w:top w:val="nil"/>
              <w:left w:val="nil"/>
              <w:bottom w:val="single" w:sz="4" w:space="0" w:color="auto"/>
              <w:right w:val="single" w:sz="4" w:space="0" w:color="auto"/>
            </w:tcBorders>
            <w:shd w:val="clear" w:color="auto" w:fill="auto"/>
            <w:noWrap/>
            <w:vAlign w:val="center"/>
            <w:hideMark/>
          </w:tcPr>
          <w:p w14:paraId="11768128" w14:textId="77777777" w:rsidR="00F31ED3" w:rsidRPr="003A64CB" w:rsidRDefault="00F31ED3" w:rsidP="00F31ED3">
            <w:pPr>
              <w:rPr>
                <w:ins w:id="698" w:author="Julia Faillace Thiesen" w:date="2014-04-10T14:42:00Z"/>
                <w:rFonts w:ascii="Calibri" w:eastAsia="Times New Roman" w:hAnsi="Calibri"/>
                <w:color w:val="000000"/>
                <w:sz w:val="12"/>
                <w:szCs w:val="12"/>
                <w:lang w:val="en-GB" w:eastAsia="en-GB"/>
              </w:rPr>
            </w:pPr>
            <w:ins w:id="69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0A4591C8" w14:textId="77777777" w:rsidR="00F31ED3" w:rsidRPr="003A64CB" w:rsidRDefault="00F31ED3" w:rsidP="00F31ED3">
            <w:pPr>
              <w:rPr>
                <w:ins w:id="700" w:author="Julia Faillace Thiesen" w:date="2014-04-10T14:42:00Z"/>
                <w:rFonts w:ascii="Calibri" w:eastAsia="Times New Roman" w:hAnsi="Calibri"/>
                <w:color w:val="000000"/>
                <w:sz w:val="12"/>
                <w:szCs w:val="12"/>
                <w:lang w:val="en-GB" w:eastAsia="en-GB"/>
              </w:rPr>
            </w:pPr>
            <w:ins w:id="701"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29F66C9D" w14:textId="77777777" w:rsidR="00F31ED3" w:rsidRPr="003A64CB" w:rsidRDefault="00F31ED3" w:rsidP="00F31ED3">
            <w:pPr>
              <w:rPr>
                <w:ins w:id="702" w:author="Julia Faillace Thiesen" w:date="2014-04-10T14:42:00Z"/>
                <w:rFonts w:ascii="Calibri" w:eastAsia="Times New Roman" w:hAnsi="Calibri"/>
                <w:color w:val="000000"/>
                <w:sz w:val="12"/>
                <w:szCs w:val="12"/>
                <w:lang w:val="en-GB" w:eastAsia="en-GB"/>
              </w:rPr>
            </w:pPr>
            <w:ins w:id="70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6DB19D65" w14:textId="77777777" w:rsidR="00F31ED3" w:rsidRPr="003A64CB" w:rsidRDefault="00F31ED3" w:rsidP="00F31ED3">
            <w:pPr>
              <w:rPr>
                <w:ins w:id="704" w:author="Julia Faillace Thiesen" w:date="2014-04-10T14:42:00Z"/>
                <w:rFonts w:ascii="Calibri" w:eastAsia="Times New Roman" w:hAnsi="Calibri"/>
                <w:color w:val="000000"/>
                <w:sz w:val="12"/>
                <w:szCs w:val="12"/>
                <w:lang w:val="en-GB" w:eastAsia="en-GB"/>
              </w:rPr>
            </w:pPr>
            <w:ins w:id="70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51F02E24" w14:textId="77777777" w:rsidR="00F31ED3" w:rsidRPr="003A64CB" w:rsidRDefault="00F31ED3" w:rsidP="00F31ED3">
            <w:pPr>
              <w:rPr>
                <w:ins w:id="706" w:author="Julia Faillace Thiesen" w:date="2014-04-10T14:42:00Z"/>
                <w:rFonts w:ascii="Calibri" w:eastAsia="Times New Roman" w:hAnsi="Calibri"/>
                <w:color w:val="000000"/>
                <w:sz w:val="12"/>
                <w:szCs w:val="12"/>
                <w:lang w:val="en-GB" w:eastAsia="en-GB"/>
              </w:rPr>
            </w:pPr>
            <w:ins w:id="70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0626FE10" w14:textId="77777777" w:rsidR="00F31ED3" w:rsidRPr="003A64CB" w:rsidRDefault="00F31ED3" w:rsidP="00F31ED3">
            <w:pPr>
              <w:rPr>
                <w:ins w:id="708" w:author="Julia Faillace Thiesen" w:date="2014-04-10T14:42:00Z"/>
                <w:rFonts w:ascii="Calibri" w:eastAsia="Times New Roman" w:hAnsi="Calibri"/>
                <w:color w:val="000000"/>
                <w:sz w:val="12"/>
                <w:szCs w:val="12"/>
                <w:lang w:val="en-GB" w:eastAsia="en-GB"/>
              </w:rPr>
            </w:pPr>
            <w:ins w:id="709"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20ED5D44" w14:textId="77777777" w:rsidR="00F31ED3" w:rsidRPr="003A64CB" w:rsidRDefault="00F31ED3" w:rsidP="00F31ED3">
            <w:pPr>
              <w:rPr>
                <w:ins w:id="710" w:author="Julia Faillace Thiesen" w:date="2014-04-10T14:42:00Z"/>
                <w:rFonts w:ascii="Calibri" w:eastAsia="Times New Roman" w:hAnsi="Calibri"/>
                <w:color w:val="000000"/>
                <w:sz w:val="12"/>
                <w:szCs w:val="12"/>
                <w:lang w:val="en-GB" w:eastAsia="en-GB"/>
              </w:rPr>
            </w:pPr>
            <w:ins w:id="711"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4D1FCF0C" w14:textId="77777777" w:rsidR="00F31ED3" w:rsidRPr="003A64CB" w:rsidRDefault="00F31ED3" w:rsidP="00F31ED3">
            <w:pPr>
              <w:rPr>
                <w:ins w:id="712" w:author="Julia Faillace Thiesen" w:date="2014-04-10T14:42:00Z"/>
                <w:rFonts w:ascii="Calibri" w:eastAsia="Times New Roman" w:hAnsi="Calibri"/>
                <w:color w:val="000000"/>
                <w:sz w:val="12"/>
                <w:szCs w:val="12"/>
                <w:lang w:val="en-GB" w:eastAsia="en-GB"/>
              </w:rPr>
            </w:pPr>
            <w:ins w:id="713"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1A04B6CA" w14:textId="77777777" w:rsidTr="00354708">
        <w:trPr>
          <w:trHeight w:val="213"/>
          <w:ins w:id="714"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16337293" w14:textId="77777777" w:rsidR="00F31ED3" w:rsidRPr="003A64CB" w:rsidRDefault="00F31ED3" w:rsidP="00F31ED3">
            <w:pPr>
              <w:rPr>
                <w:ins w:id="715" w:author="Julia Faillace Thiesen" w:date="2014-04-10T14:42:00Z"/>
                <w:rFonts w:ascii="Calibri" w:eastAsia="Times New Roman" w:hAnsi="Calibri"/>
                <w:color w:val="000000"/>
                <w:sz w:val="12"/>
                <w:szCs w:val="12"/>
                <w:lang w:val="en-GB" w:eastAsia="en-GB"/>
              </w:rPr>
            </w:pPr>
            <w:ins w:id="716" w:author="Julia Faillace Thiesen" w:date="2014-04-10T14:42:00Z">
              <w:r w:rsidRPr="003A64CB">
                <w:rPr>
                  <w:rFonts w:ascii="Calibri" w:eastAsia="Times New Roman" w:hAnsi="Calibri"/>
                  <w:color w:val="000000"/>
                  <w:sz w:val="12"/>
                  <w:szCs w:val="12"/>
                  <w:lang w:eastAsia="en-GB"/>
                </w:rPr>
                <w:t>31 Mar-4 Apr</w:t>
              </w:r>
            </w:ins>
          </w:p>
        </w:tc>
        <w:tc>
          <w:tcPr>
            <w:tcW w:w="841" w:type="dxa"/>
            <w:tcBorders>
              <w:top w:val="nil"/>
              <w:left w:val="nil"/>
              <w:bottom w:val="single" w:sz="4" w:space="0" w:color="auto"/>
              <w:right w:val="single" w:sz="4" w:space="0" w:color="auto"/>
            </w:tcBorders>
            <w:shd w:val="clear" w:color="000000" w:fill="D9E2F3"/>
            <w:vAlign w:val="center"/>
            <w:hideMark/>
          </w:tcPr>
          <w:p w14:paraId="4EBF2926" w14:textId="77777777" w:rsidR="00F31ED3" w:rsidRPr="003A64CB" w:rsidRDefault="00F31ED3" w:rsidP="00F31ED3">
            <w:pPr>
              <w:rPr>
                <w:ins w:id="717" w:author="Julia Faillace Thiesen" w:date="2014-04-10T14:42:00Z"/>
                <w:rFonts w:ascii="Calibri" w:eastAsia="Times New Roman" w:hAnsi="Calibri"/>
                <w:color w:val="000000"/>
                <w:sz w:val="12"/>
                <w:szCs w:val="12"/>
                <w:lang w:val="en-GB" w:eastAsia="en-GB"/>
              </w:rPr>
            </w:pPr>
            <w:ins w:id="718"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000000" w:fill="D9E2F3"/>
            <w:vAlign w:val="center"/>
            <w:hideMark/>
          </w:tcPr>
          <w:p w14:paraId="169A760B" w14:textId="77777777" w:rsidR="00F31ED3" w:rsidRPr="003A64CB" w:rsidRDefault="00F31ED3" w:rsidP="00F31ED3">
            <w:pPr>
              <w:rPr>
                <w:ins w:id="719" w:author="Julia Faillace Thiesen" w:date="2014-04-10T14:42:00Z"/>
                <w:rFonts w:ascii="Calibri" w:eastAsia="Times New Roman" w:hAnsi="Calibri"/>
                <w:color w:val="000000"/>
                <w:sz w:val="12"/>
                <w:szCs w:val="12"/>
                <w:lang w:val="en-GB" w:eastAsia="en-GB"/>
              </w:rPr>
            </w:pPr>
            <w:ins w:id="720" w:author="Julia Faillace Thiesen" w:date="2014-04-10T14:42:00Z">
              <w:r w:rsidRPr="003A64CB">
                <w:rPr>
                  <w:rFonts w:ascii="Calibri" w:eastAsia="Times New Roman" w:hAnsi="Calibri"/>
                  <w:color w:val="000000"/>
                  <w:sz w:val="12"/>
                  <w:szCs w:val="12"/>
                  <w:lang w:val="en-GB" w:eastAsia="en-GB"/>
                </w:rPr>
                <w:t> X</w:t>
              </w:r>
            </w:ins>
          </w:p>
        </w:tc>
        <w:tc>
          <w:tcPr>
            <w:tcW w:w="955" w:type="dxa"/>
            <w:tcBorders>
              <w:top w:val="nil"/>
              <w:left w:val="nil"/>
              <w:bottom w:val="single" w:sz="4" w:space="0" w:color="auto"/>
              <w:right w:val="single" w:sz="4" w:space="0" w:color="auto"/>
            </w:tcBorders>
            <w:shd w:val="clear" w:color="000000" w:fill="D9E2F3"/>
            <w:vAlign w:val="center"/>
            <w:hideMark/>
          </w:tcPr>
          <w:p w14:paraId="3EAF324D" w14:textId="77777777" w:rsidR="00F31ED3" w:rsidRPr="003A64CB" w:rsidRDefault="00F31ED3" w:rsidP="00F31ED3">
            <w:pPr>
              <w:rPr>
                <w:ins w:id="721" w:author="Julia Faillace Thiesen" w:date="2014-04-10T14:42:00Z"/>
                <w:rFonts w:ascii="Calibri" w:eastAsia="Times New Roman" w:hAnsi="Calibri"/>
                <w:color w:val="000000"/>
                <w:sz w:val="12"/>
                <w:szCs w:val="12"/>
                <w:lang w:val="en-GB" w:eastAsia="en-GB"/>
              </w:rPr>
            </w:pPr>
            <w:ins w:id="722" w:author="Julia Faillace Thiesen" w:date="2014-04-10T14:42:00Z">
              <w:r w:rsidRPr="003A64CB">
                <w:rPr>
                  <w:rFonts w:ascii="Calibri" w:eastAsia="Times New Roman" w:hAnsi="Calibri"/>
                  <w:color w:val="000000"/>
                  <w:sz w:val="12"/>
                  <w:szCs w:val="12"/>
                  <w:lang w:eastAsia="en-GB"/>
                </w:rPr>
                <w:t>X</w:t>
              </w:r>
            </w:ins>
          </w:p>
        </w:tc>
        <w:tc>
          <w:tcPr>
            <w:tcW w:w="992" w:type="dxa"/>
            <w:tcBorders>
              <w:top w:val="nil"/>
              <w:left w:val="nil"/>
              <w:bottom w:val="single" w:sz="4" w:space="0" w:color="auto"/>
              <w:right w:val="single" w:sz="4" w:space="0" w:color="auto"/>
            </w:tcBorders>
            <w:shd w:val="clear" w:color="000000" w:fill="FFFFFF"/>
            <w:vAlign w:val="center"/>
            <w:hideMark/>
          </w:tcPr>
          <w:p w14:paraId="6229978D" w14:textId="77777777" w:rsidR="00F31ED3" w:rsidRPr="003A64CB" w:rsidRDefault="00F31ED3" w:rsidP="00F31ED3">
            <w:pPr>
              <w:rPr>
                <w:ins w:id="723" w:author="Julia Faillace Thiesen" w:date="2014-04-10T14:42:00Z"/>
                <w:rFonts w:ascii="Calibri" w:eastAsia="Times New Roman" w:hAnsi="Calibri"/>
                <w:color w:val="000000"/>
                <w:sz w:val="12"/>
                <w:szCs w:val="12"/>
                <w:lang w:val="en-GB" w:eastAsia="en-GB"/>
              </w:rPr>
            </w:pPr>
            <w:ins w:id="724"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70A7E56B" w14:textId="77777777" w:rsidR="00F31ED3" w:rsidRPr="003A64CB" w:rsidRDefault="00F31ED3" w:rsidP="00F31ED3">
            <w:pPr>
              <w:rPr>
                <w:ins w:id="725" w:author="Julia Faillace Thiesen" w:date="2014-04-10T14:42:00Z"/>
                <w:rFonts w:ascii="Calibri" w:eastAsia="Times New Roman" w:hAnsi="Calibri"/>
                <w:color w:val="000000"/>
                <w:sz w:val="12"/>
                <w:szCs w:val="12"/>
                <w:lang w:val="en-GB" w:eastAsia="en-GB"/>
              </w:rPr>
            </w:pPr>
            <w:ins w:id="72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74193AF8" w14:textId="77777777" w:rsidR="00F31ED3" w:rsidRPr="003A64CB" w:rsidRDefault="00F31ED3" w:rsidP="00F31ED3">
            <w:pPr>
              <w:rPr>
                <w:ins w:id="727" w:author="Julia Faillace Thiesen" w:date="2014-04-10T14:42:00Z"/>
                <w:rFonts w:ascii="Calibri" w:eastAsia="Times New Roman" w:hAnsi="Calibri"/>
                <w:color w:val="000000"/>
                <w:sz w:val="12"/>
                <w:szCs w:val="12"/>
                <w:lang w:val="en-GB" w:eastAsia="en-GB"/>
              </w:rPr>
            </w:pPr>
            <w:ins w:id="728"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06F83B1A" w14:textId="77777777" w:rsidR="00F31ED3" w:rsidRPr="003A64CB" w:rsidRDefault="00F31ED3" w:rsidP="00F31ED3">
            <w:pPr>
              <w:rPr>
                <w:ins w:id="729" w:author="Julia Faillace Thiesen" w:date="2014-04-10T14:42:00Z"/>
                <w:rFonts w:ascii="Calibri" w:eastAsia="Times New Roman" w:hAnsi="Calibri"/>
                <w:color w:val="000000"/>
                <w:sz w:val="12"/>
                <w:szCs w:val="12"/>
                <w:lang w:val="en-GB" w:eastAsia="en-GB"/>
              </w:rPr>
            </w:pPr>
            <w:ins w:id="73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7C00036C" w14:textId="77777777" w:rsidR="00F31ED3" w:rsidRPr="003A64CB" w:rsidRDefault="00F31ED3" w:rsidP="00F31ED3">
            <w:pPr>
              <w:rPr>
                <w:ins w:id="731" w:author="Julia Faillace Thiesen" w:date="2014-04-10T14:42:00Z"/>
                <w:rFonts w:ascii="Calibri" w:eastAsia="Times New Roman" w:hAnsi="Calibri"/>
                <w:color w:val="000000"/>
                <w:sz w:val="12"/>
                <w:szCs w:val="12"/>
                <w:lang w:val="en-GB" w:eastAsia="en-GB"/>
              </w:rPr>
            </w:pPr>
            <w:ins w:id="732"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2790422B" w14:textId="77777777" w:rsidR="00F31ED3" w:rsidRPr="003A64CB" w:rsidRDefault="00F31ED3" w:rsidP="00F31ED3">
            <w:pPr>
              <w:rPr>
                <w:ins w:id="733" w:author="Julia Faillace Thiesen" w:date="2014-04-10T14:42:00Z"/>
                <w:rFonts w:ascii="Calibri" w:eastAsia="Times New Roman" w:hAnsi="Calibri"/>
                <w:color w:val="000000"/>
                <w:sz w:val="12"/>
                <w:szCs w:val="12"/>
                <w:lang w:val="en-GB" w:eastAsia="en-GB"/>
              </w:rPr>
            </w:pPr>
            <w:ins w:id="734"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64472FE1" w14:textId="77777777" w:rsidR="00F31ED3" w:rsidRPr="003A64CB" w:rsidRDefault="00F31ED3" w:rsidP="00F31ED3">
            <w:pPr>
              <w:rPr>
                <w:ins w:id="735" w:author="Julia Faillace Thiesen" w:date="2014-04-10T14:42:00Z"/>
                <w:rFonts w:ascii="Calibri" w:eastAsia="Times New Roman" w:hAnsi="Calibri"/>
                <w:color w:val="000000"/>
                <w:sz w:val="12"/>
                <w:szCs w:val="12"/>
                <w:lang w:val="en-GB" w:eastAsia="en-GB"/>
              </w:rPr>
            </w:pPr>
            <w:ins w:id="736"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67368CFB" w14:textId="77777777" w:rsidTr="00354708">
        <w:trPr>
          <w:trHeight w:val="213"/>
          <w:ins w:id="737"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41E51403" w14:textId="77777777" w:rsidR="00F31ED3" w:rsidRPr="003A64CB" w:rsidRDefault="00F31ED3" w:rsidP="00F31ED3">
            <w:pPr>
              <w:rPr>
                <w:ins w:id="738" w:author="Julia Faillace Thiesen" w:date="2014-04-10T14:42:00Z"/>
                <w:rFonts w:ascii="Calibri" w:eastAsia="Times New Roman" w:hAnsi="Calibri"/>
                <w:color w:val="000000"/>
                <w:sz w:val="12"/>
                <w:szCs w:val="12"/>
                <w:lang w:val="en-GB" w:eastAsia="en-GB"/>
              </w:rPr>
            </w:pPr>
            <w:ins w:id="739" w:author="Julia Faillace Thiesen" w:date="2014-04-10T14:42:00Z">
              <w:r w:rsidRPr="003A64CB">
                <w:rPr>
                  <w:rFonts w:ascii="Calibri" w:eastAsia="Times New Roman" w:hAnsi="Calibri"/>
                  <w:color w:val="000000"/>
                  <w:sz w:val="12"/>
                  <w:szCs w:val="12"/>
                  <w:lang w:eastAsia="en-GB"/>
                </w:rPr>
                <w:t>7-11 Apr</w:t>
              </w:r>
            </w:ins>
          </w:p>
        </w:tc>
        <w:tc>
          <w:tcPr>
            <w:tcW w:w="841" w:type="dxa"/>
            <w:tcBorders>
              <w:top w:val="nil"/>
              <w:left w:val="nil"/>
              <w:bottom w:val="single" w:sz="4" w:space="0" w:color="auto"/>
              <w:right w:val="single" w:sz="4" w:space="0" w:color="auto"/>
            </w:tcBorders>
            <w:shd w:val="clear" w:color="000000" w:fill="D9E2F3"/>
            <w:vAlign w:val="center"/>
            <w:hideMark/>
          </w:tcPr>
          <w:p w14:paraId="0C3D8C83" w14:textId="77777777" w:rsidR="00F31ED3" w:rsidRPr="003A64CB" w:rsidRDefault="00F31ED3" w:rsidP="00F31ED3">
            <w:pPr>
              <w:rPr>
                <w:ins w:id="740" w:author="Julia Faillace Thiesen" w:date="2014-04-10T14:42:00Z"/>
                <w:rFonts w:ascii="Calibri" w:eastAsia="Times New Roman" w:hAnsi="Calibri"/>
                <w:color w:val="000000"/>
                <w:sz w:val="12"/>
                <w:szCs w:val="12"/>
                <w:lang w:val="en-GB" w:eastAsia="en-GB"/>
              </w:rPr>
            </w:pPr>
            <w:ins w:id="741"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304433C4" w14:textId="77777777" w:rsidR="00F31ED3" w:rsidRPr="003A64CB" w:rsidRDefault="00F31ED3" w:rsidP="00F31ED3">
            <w:pPr>
              <w:rPr>
                <w:ins w:id="742" w:author="Julia Faillace Thiesen" w:date="2014-04-10T14:42:00Z"/>
                <w:rFonts w:ascii="Calibri" w:eastAsia="Times New Roman" w:hAnsi="Calibri"/>
                <w:color w:val="000000"/>
                <w:sz w:val="12"/>
                <w:szCs w:val="12"/>
                <w:lang w:val="en-GB" w:eastAsia="en-GB"/>
              </w:rPr>
            </w:pPr>
            <w:ins w:id="743"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000000" w:fill="D9E2F3"/>
            <w:vAlign w:val="center"/>
            <w:hideMark/>
          </w:tcPr>
          <w:p w14:paraId="4382A631" w14:textId="77777777" w:rsidR="00F31ED3" w:rsidRPr="003A64CB" w:rsidRDefault="00F31ED3" w:rsidP="00F31ED3">
            <w:pPr>
              <w:rPr>
                <w:ins w:id="744" w:author="Julia Faillace Thiesen" w:date="2014-04-10T14:42:00Z"/>
                <w:rFonts w:ascii="Calibri" w:eastAsia="Times New Roman" w:hAnsi="Calibri"/>
                <w:color w:val="000000"/>
                <w:sz w:val="12"/>
                <w:szCs w:val="12"/>
                <w:lang w:val="en-GB" w:eastAsia="en-GB"/>
              </w:rPr>
            </w:pPr>
            <w:ins w:id="745" w:author="Julia Faillace Thiesen" w:date="2014-04-10T14:42:00Z">
              <w:r w:rsidRPr="003A64CB">
                <w:rPr>
                  <w:rFonts w:ascii="Calibri" w:eastAsia="Times New Roman" w:hAnsi="Calibri"/>
                  <w:color w:val="000000"/>
                  <w:sz w:val="12"/>
                  <w:szCs w:val="12"/>
                  <w:lang w:eastAsia="en-GB"/>
                </w:rPr>
                <w:t>X</w:t>
              </w:r>
            </w:ins>
          </w:p>
        </w:tc>
        <w:tc>
          <w:tcPr>
            <w:tcW w:w="992" w:type="dxa"/>
            <w:tcBorders>
              <w:top w:val="nil"/>
              <w:left w:val="nil"/>
              <w:bottom w:val="single" w:sz="4" w:space="0" w:color="auto"/>
              <w:right w:val="single" w:sz="4" w:space="0" w:color="auto"/>
            </w:tcBorders>
            <w:shd w:val="clear" w:color="000000" w:fill="FFFFFF"/>
            <w:vAlign w:val="center"/>
            <w:hideMark/>
          </w:tcPr>
          <w:p w14:paraId="062E844A" w14:textId="77777777" w:rsidR="00F31ED3" w:rsidRPr="003A64CB" w:rsidRDefault="00F31ED3" w:rsidP="00F31ED3">
            <w:pPr>
              <w:rPr>
                <w:ins w:id="746" w:author="Julia Faillace Thiesen" w:date="2014-04-10T14:42:00Z"/>
                <w:rFonts w:ascii="Calibri" w:eastAsia="Times New Roman" w:hAnsi="Calibri"/>
                <w:color w:val="000000"/>
                <w:sz w:val="12"/>
                <w:szCs w:val="12"/>
                <w:lang w:val="en-GB" w:eastAsia="en-GB"/>
              </w:rPr>
            </w:pPr>
            <w:ins w:id="747"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4195C03B" w14:textId="77777777" w:rsidR="00F31ED3" w:rsidRPr="003A64CB" w:rsidRDefault="00F31ED3" w:rsidP="00F31ED3">
            <w:pPr>
              <w:rPr>
                <w:ins w:id="748" w:author="Julia Faillace Thiesen" w:date="2014-04-10T14:42:00Z"/>
                <w:rFonts w:ascii="Calibri" w:eastAsia="Times New Roman" w:hAnsi="Calibri"/>
                <w:color w:val="000000"/>
                <w:sz w:val="12"/>
                <w:szCs w:val="12"/>
                <w:lang w:val="en-GB" w:eastAsia="en-GB"/>
              </w:rPr>
            </w:pPr>
            <w:ins w:id="749"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28FC7DDD" w14:textId="77777777" w:rsidR="00F31ED3" w:rsidRPr="003A64CB" w:rsidRDefault="00F31ED3" w:rsidP="00F31ED3">
            <w:pPr>
              <w:rPr>
                <w:ins w:id="750" w:author="Julia Faillace Thiesen" w:date="2014-04-10T14:42:00Z"/>
                <w:rFonts w:ascii="Calibri" w:eastAsia="Times New Roman" w:hAnsi="Calibri"/>
                <w:color w:val="000000"/>
                <w:sz w:val="12"/>
                <w:szCs w:val="12"/>
                <w:lang w:val="en-GB" w:eastAsia="en-GB"/>
              </w:rPr>
            </w:pPr>
            <w:ins w:id="751"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7975465F" w14:textId="77777777" w:rsidR="00F31ED3" w:rsidRPr="003A64CB" w:rsidRDefault="00F31ED3" w:rsidP="00F31ED3">
            <w:pPr>
              <w:rPr>
                <w:ins w:id="752" w:author="Julia Faillace Thiesen" w:date="2014-04-10T14:42:00Z"/>
                <w:rFonts w:ascii="Calibri" w:eastAsia="Times New Roman" w:hAnsi="Calibri"/>
                <w:color w:val="000000"/>
                <w:sz w:val="12"/>
                <w:szCs w:val="12"/>
                <w:lang w:val="en-GB" w:eastAsia="en-GB"/>
              </w:rPr>
            </w:pPr>
            <w:ins w:id="753"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2319A878" w14:textId="77777777" w:rsidR="00F31ED3" w:rsidRPr="003A64CB" w:rsidRDefault="00F31ED3" w:rsidP="00F31ED3">
            <w:pPr>
              <w:rPr>
                <w:ins w:id="754" w:author="Julia Faillace Thiesen" w:date="2014-04-10T14:42:00Z"/>
                <w:rFonts w:ascii="Calibri" w:eastAsia="Times New Roman" w:hAnsi="Calibri"/>
                <w:color w:val="000000"/>
                <w:sz w:val="12"/>
                <w:szCs w:val="12"/>
                <w:lang w:val="en-GB" w:eastAsia="en-GB"/>
              </w:rPr>
            </w:pPr>
            <w:ins w:id="755"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2A60C41C" w14:textId="77777777" w:rsidR="00F31ED3" w:rsidRPr="003A64CB" w:rsidRDefault="00F31ED3" w:rsidP="00F31ED3">
            <w:pPr>
              <w:rPr>
                <w:ins w:id="756" w:author="Julia Faillace Thiesen" w:date="2014-04-10T14:42:00Z"/>
                <w:rFonts w:ascii="Calibri" w:eastAsia="Times New Roman" w:hAnsi="Calibri"/>
                <w:color w:val="000000"/>
                <w:sz w:val="12"/>
                <w:szCs w:val="12"/>
                <w:lang w:val="en-GB" w:eastAsia="en-GB"/>
              </w:rPr>
            </w:pPr>
            <w:ins w:id="757"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5D5028B5" w14:textId="77777777" w:rsidR="00F31ED3" w:rsidRPr="003A64CB" w:rsidRDefault="00F31ED3" w:rsidP="00F31ED3">
            <w:pPr>
              <w:rPr>
                <w:ins w:id="758" w:author="Julia Faillace Thiesen" w:date="2014-04-10T14:42:00Z"/>
                <w:rFonts w:ascii="Calibri" w:eastAsia="Times New Roman" w:hAnsi="Calibri"/>
                <w:color w:val="000000"/>
                <w:sz w:val="12"/>
                <w:szCs w:val="12"/>
                <w:lang w:val="en-GB" w:eastAsia="en-GB"/>
              </w:rPr>
            </w:pPr>
            <w:ins w:id="759"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25AF46BC" w14:textId="77777777" w:rsidTr="00354708">
        <w:trPr>
          <w:trHeight w:val="213"/>
          <w:ins w:id="760"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32CB623C" w14:textId="77777777" w:rsidR="00F31ED3" w:rsidRPr="003A64CB" w:rsidRDefault="00F31ED3" w:rsidP="00F31ED3">
            <w:pPr>
              <w:rPr>
                <w:ins w:id="761" w:author="Julia Faillace Thiesen" w:date="2014-04-10T14:42:00Z"/>
                <w:rFonts w:ascii="Calibri" w:eastAsia="Times New Roman" w:hAnsi="Calibri"/>
                <w:color w:val="000000"/>
                <w:sz w:val="12"/>
                <w:szCs w:val="12"/>
                <w:lang w:val="en-GB" w:eastAsia="en-GB"/>
              </w:rPr>
            </w:pPr>
            <w:ins w:id="762" w:author="Julia Faillace Thiesen" w:date="2014-04-10T14:42:00Z">
              <w:r w:rsidRPr="003A64CB">
                <w:rPr>
                  <w:rFonts w:ascii="Calibri" w:eastAsia="Times New Roman" w:hAnsi="Calibri"/>
                  <w:color w:val="000000"/>
                  <w:sz w:val="12"/>
                  <w:szCs w:val="12"/>
                  <w:lang w:eastAsia="en-GB"/>
                </w:rPr>
                <w:t>14-18 Apr</w:t>
              </w:r>
            </w:ins>
          </w:p>
        </w:tc>
        <w:tc>
          <w:tcPr>
            <w:tcW w:w="841" w:type="dxa"/>
            <w:tcBorders>
              <w:top w:val="nil"/>
              <w:left w:val="nil"/>
              <w:bottom w:val="single" w:sz="4" w:space="0" w:color="auto"/>
              <w:right w:val="single" w:sz="4" w:space="0" w:color="auto"/>
            </w:tcBorders>
            <w:shd w:val="clear" w:color="000000" w:fill="D9E2F3"/>
            <w:vAlign w:val="center"/>
            <w:hideMark/>
          </w:tcPr>
          <w:p w14:paraId="3F846499" w14:textId="77777777" w:rsidR="00F31ED3" w:rsidRPr="003A64CB" w:rsidRDefault="00F31ED3" w:rsidP="00F31ED3">
            <w:pPr>
              <w:rPr>
                <w:ins w:id="763" w:author="Julia Faillace Thiesen" w:date="2014-04-10T14:42:00Z"/>
                <w:rFonts w:ascii="Calibri" w:eastAsia="Times New Roman" w:hAnsi="Calibri"/>
                <w:color w:val="000000"/>
                <w:sz w:val="12"/>
                <w:szCs w:val="12"/>
                <w:lang w:val="en-GB" w:eastAsia="en-GB"/>
              </w:rPr>
            </w:pPr>
            <w:ins w:id="764"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55142263" w14:textId="77777777" w:rsidR="00F31ED3" w:rsidRPr="003A64CB" w:rsidRDefault="00F31ED3" w:rsidP="00F31ED3">
            <w:pPr>
              <w:rPr>
                <w:ins w:id="765" w:author="Julia Faillace Thiesen" w:date="2014-04-10T14:42:00Z"/>
                <w:rFonts w:ascii="Calibri" w:eastAsia="Times New Roman" w:hAnsi="Calibri"/>
                <w:color w:val="000000"/>
                <w:sz w:val="12"/>
                <w:szCs w:val="12"/>
                <w:lang w:val="en-GB" w:eastAsia="en-GB"/>
              </w:rPr>
            </w:pPr>
            <w:ins w:id="766"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000000" w:fill="D9E2F3"/>
            <w:vAlign w:val="center"/>
            <w:hideMark/>
          </w:tcPr>
          <w:p w14:paraId="007823E2" w14:textId="77777777" w:rsidR="00F31ED3" w:rsidRPr="003A64CB" w:rsidRDefault="00F31ED3" w:rsidP="00F31ED3">
            <w:pPr>
              <w:rPr>
                <w:ins w:id="767" w:author="Julia Faillace Thiesen" w:date="2014-04-10T14:42:00Z"/>
                <w:rFonts w:ascii="Calibri" w:eastAsia="Times New Roman" w:hAnsi="Calibri"/>
                <w:color w:val="000000"/>
                <w:sz w:val="12"/>
                <w:szCs w:val="12"/>
                <w:lang w:val="en-GB" w:eastAsia="en-GB"/>
              </w:rPr>
            </w:pPr>
            <w:ins w:id="768" w:author="Julia Faillace Thiesen" w:date="2014-04-10T14:42:00Z">
              <w:r w:rsidRPr="003A64CB">
                <w:rPr>
                  <w:rFonts w:ascii="Calibri" w:eastAsia="Times New Roman" w:hAnsi="Calibri"/>
                  <w:color w:val="000000"/>
                  <w:sz w:val="12"/>
                  <w:szCs w:val="12"/>
                  <w:lang w:val="en-GB" w:eastAsia="en-GB"/>
                </w:rPr>
                <w:t>X</w:t>
              </w:r>
            </w:ins>
          </w:p>
        </w:tc>
        <w:tc>
          <w:tcPr>
            <w:tcW w:w="992" w:type="dxa"/>
            <w:tcBorders>
              <w:top w:val="nil"/>
              <w:left w:val="nil"/>
              <w:bottom w:val="single" w:sz="4" w:space="0" w:color="auto"/>
              <w:right w:val="single" w:sz="4" w:space="0" w:color="auto"/>
            </w:tcBorders>
            <w:shd w:val="clear" w:color="000000" w:fill="FFFFFF"/>
            <w:vAlign w:val="center"/>
            <w:hideMark/>
          </w:tcPr>
          <w:p w14:paraId="1C054881" w14:textId="77777777" w:rsidR="00F31ED3" w:rsidRPr="003A64CB" w:rsidRDefault="00F31ED3" w:rsidP="00F31ED3">
            <w:pPr>
              <w:rPr>
                <w:ins w:id="769" w:author="Julia Faillace Thiesen" w:date="2014-04-10T14:42:00Z"/>
                <w:rFonts w:ascii="Calibri" w:eastAsia="Times New Roman" w:hAnsi="Calibri"/>
                <w:color w:val="000000"/>
                <w:sz w:val="12"/>
                <w:szCs w:val="12"/>
                <w:lang w:val="en-GB" w:eastAsia="en-GB"/>
              </w:rPr>
            </w:pPr>
            <w:ins w:id="770"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11BB4792" w14:textId="77777777" w:rsidR="00F31ED3" w:rsidRPr="003A64CB" w:rsidRDefault="00F31ED3" w:rsidP="00F31ED3">
            <w:pPr>
              <w:rPr>
                <w:ins w:id="771" w:author="Julia Faillace Thiesen" w:date="2014-04-10T14:42:00Z"/>
                <w:rFonts w:ascii="Calibri" w:eastAsia="Times New Roman" w:hAnsi="Calibri"/>
                <w:color w:val="000000"/>
                <w:sz w:val="12"/>
                <w:szCs w:val="12"/>
                <w:lang w:val="en-GB" w:eastAsia="en-GB"/>
              </w:rPr>
            </w:pPr>
            <w:ins w:id="772"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58B56EB0" w14:textId="77777777" w:rsidR="00F31ED3" w:rsidRPr="003A64CB" w:rsidRDefault="00F31ED3" w:rsidP="00F31ED3">
            <w:pPr>
              <w:rPr>
                <w:ins w:id="773" w:author="Julia Faillace Thiesen" w:date="2014-04-10T14:42:00Z"/>
                <w:rFonts w:ascii="Calibri" w:eastAsia="Times New Roman" w:hAnsi="Calibri"/>
                <w:color w:val="000000"/>
                <w:sz w:val="12"/>
                <w:szCs w:val="12"/>
                <w:lang w:val="en-GB" w:eastAsia="en-GB"/>
              </w:rPr>
            </w:pPr>
            <w:ins w:id="774"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43643270" w14:textId="77777777" w:rsidR="00F31ED3" w:rsidRPr="003A64CB" w:rsidRDefault="00F31ED3" w:rsidP="00F31ED3">
            <w:pPr>
              <w:rPr>
                <w:ins w:id="775" w:author="Julia Faillace Thiesen" w:date="2014-04-10T14:42:00Z"/>
                <w:rFonts w:ascii="Calibri" w:eastAsia="Times New Roman" w:hAnsi="Calibri"/>
                <w:color w:val="000000"/>
                <w:sz w:val="12"/>
                <w:szCs w:val="12"/>
                <w:lang w:val="en-GB" w:eastAsia="en-GB"/>
              </w:rPr>
            </w:pPr>
            <w:ins w:id="77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75EFC269" w14:textId="77777777" w:rsidR="00F31ED3" w:rsidRPr="003A64CB" w:rsidRDefault="00F31ED3" w:rsidP="00F31ED3">
            <w:pPr>
              <w:rPr>
                <w:ins w:id="777" w:author="Julia Faillace Thiesen" w:date="2014-04-10T14:42:00Z"/>
                <w:rFonts w:ascii="Calibri" w:eastAsia="Times New Roman" w:hAnsi="Calibri"/>
                <w:color w:val="000000"/>
                <w:sz w:val="12"/>
                <w:szCs w:val="12"/>
                <w:lang w:val="en-GB" w:eastAsia="en-GB"/>
              </w:rPr>
            </w:pPr>
            <w:ins w:id="778"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0A021A2D" w14:textId="77777777" w:rsidR="00F31ED3" w:rsidRPr="003A64CB" w:rsidRDefault="00F31ED3" w:rsidP="00F31ED3">
            <w:pPr>
              <w:rPr>
                <w:ins w:id="779" w:author="Julia Faillace Thiesen" w:date="2014-04-10T14:42:00Z"/>
                <w:rFonts w:ascii="Calibri" w:eastAsia="Times New Roman" w:hAnsi="Calibri"/>
                <w:color w:val="000000"/>
                <w:sz w:val="12"/>
                <w:szCs w:val="12"/>
                <w:lang w:val="en-GB" w:eastAsia="en-GB"/>
              </w:rPr>
            </w:pPr>
            <w:ins w:id="780"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0DB2F6B5" w14:textId="77777777" w:rsidR="00F31ED3" w:rsidRPr="003A64CB" w:rsidRDefault="00F31ED3" w:rsidP="00F31ED3">
            <w:pPr>
              <w:rPr>
                <w:ins w:id="781" w:author="Julia Faillace Thiesen" w:date="2014-04-10T14:42:00Z"/>
                <w:rFonts w:ascii="Calibri" w:eastAsia="Times New Roman" w:hAnsi="Calibri"/>
                <w:color w:val="000000"/>
                <w:sz w:val="12"/>
                <w:szCs w:val="12"/>
                <w:lang w:val="en-GB" w:eastAsia="en-GB"/>
              </w:rPr>
            </w:pPr>
            <w:ins w:id="782"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504087EE" w14:textId="77777777" w:rsidTr="00354708">
        <w:trPr>
          <w:trHeight w:val="213"/>
          <w:ins w:id="783"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503970FD" w14:textId="77777777" w:rsidR="00F31ED3" w:rsidRPr="003A64CB" w:rsidRDefault="00F31ED3" w:rsidP="00F31ED3">
            <w:pPr>
              <w:rPr>
                <w:ins w:id="784" w:author="Julia Faillace Thiesen" w:date="2014-04-10T14:42:00Z"/>
                <w:rFonts w:ascii="Calibri" w:eastAsia="Times New Roman" w:hAnsi="Calibri"/>
                <w:color w:val="000000"/>
                <w:sz w:val="12"/>
                <w:szCs w:val="12"/>
                <w:lang w:val="en-GB" w:eastAsia="en-GB"/>
              </w:rPr>
            </w:pPr>
            <w:ins w:id="785" w:author="Julia Faillace Thiesen" w:date="2014-04-10T14:42:00Z">
              <w:r w:rsidRPr="003A64CB">
                <w:rPr>
                  <w:rFonts w:ascii="Calibri" w:eastAsia="Times New Roman" w:hAnsi="Calibri"/>
                  <w:color w:val="000000"/>
                  <w:sz w:val="12"/>
                  <w:szCs w:val="12"/>
                  <w:lang w:eastAsia="en-GB"/>
                </w:rPr>
                <w:t>21-25 Apr</w:t>
              </w:r>
            </w:ins>
          </w:p>
        </w:tc>
        <w:tc>
          <w:tcPr>
            <w:tcW w:w="841" w:type="dxa"/>
            <w:tcBorders>
              <w:top w:val="nil"/>
              <w:left w:val="nil"/>
              <w:bottom w:val="single" w:sz="4" w:space="0" w:color="auto"/>
              <w:right w:val="single" w:sz="4" w:space="0" w:color="auto"/>
            </w:tcBorders>
            <w:shd w:val="clear" w:color="000000" w:fill="D9E2F3"/>
            <w:vAlign w:val="center"/>
            <w:hideMark/>
          </w:tcPr>
          <w:p w14:paraId="46B079D1" w14:textId="77777777" w:rsidR="00F31ED3" w:rsidRPr="003A64CB" w:rsidRDefault="00F31ED3" w:rsidP="00F31ED3">
            <w:pPr>
              <w:rPr>
                <w:ins w:id="786" w:author="Julia Faillace Thiesen" w:date="2014-04-10T14:42:00Z"/>
                <w:rFonts w:ascii="Calibri" w:eastAsia="Times New Roman" w:hAnsi="Calibri"/>
                <w:color w:val="000000"/>
                <w:sz w:val="12"/>
                <w:szCs w:val="12"/>
                <w:lang w:val="en-GB" w:eastAsia="en-GB"/>
              </w:rPr>
            </w:pPr>
            <w:ins w:id="787"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7B3E33F1" w14:textId="77777777" w:rsidR="00F31ED3" w:rsidRPr="003A64CB" w:rsidRDefault="00F31ED3" w:rsidP="00F31ED3">
            <w:pPr>
              <w:rPr>
                <w:ins w:id="788" w:author="Julia Faillace Thiesen" w:date="2014-04-10T14:42:00Z"/>
                <w:rFonts w:ascii="Calibri" w:eastAsia="Times New Roman" w:hAnsi="Calibri"/>
                <w:color w:val="000000"/>
                <w:sz w:val="12"/>
                <w:szCs w:val="12"/>
                <w:lang w:val="en-GB" w:eastAsia="en-GB"/>
              </w:rPr>
            </w:pPr>
            <w:ins w:id="789"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000000" w:fill="D9E2F3"/>
            <w:vAlign w:val="center"/>
            <w:hideMark/>
          </w:tcPr>
          <w:p w14:paraId="1C5BAFC5" w14:textId="77777777" w:rsidR="00F31ED3" w:rsidRPr="003A64CB" w:rsidRDefault="00F31ED3" w:rsidP="00F31ED3">
            <w:pPr>
              <w:rPr>
                <w:ins w:id="790" w:author="Julia Faillace Thiesen" w:date="2014-04-10T14:42:00Z"/>
                <w:rFonts w:ascii="Calibri" w:eastAsia="Times New Roman" w:hAnsi="Calibri"/>
                <w:color w:val="000000"/>
                <w:sz w:val="12"/>
                <w:szCs w:val="12"/>
                <w:lang w:val="en-GB" w:eastAsia="en-GB"/>
              </w:rPr>
            </w:pPr>
            <w:ins w:id="791" w:author="Julia Faillace Thiesen" w:date="2014-04-10T14:42:00Z">
              <w:r w:rsidRPr="003A64CB">
                <w:rPr>
                  <w:rFonts w:ascii="Calibri" w:eastAsia="Times New Roman" w:hAnsi="Calibri"/>
                  <w:color w:val="000000"/>
                  <w:sz w:val="12"/>
                  <w:szCs w:val="12"/>
                  <w:lang w:val="en-GB" w:eastAsia="en-GB"/>
                </w:rPr>
                <w:t> X</w:t>
              </w:r>
            </w:ins>
          </w:p>
        </w:tc>
        <w:tc>
          <w:tcPr>
            <w:tcW w:w="992" w:type="dxa"/>
            <w:tcBorders>
              <w:top w:val="nil"/>
              <w:left w:val="nil"/>
              <w:bottom w:val="single" w:sz="4" w:space="0" w:color="auto"/>
              <w:right w:val="single" w:sz="4" w:space="0" w:color="auto"/>
            </w:tcBorders>
            <w:shd w:val="clear" w:color="000000" w:fill="D9E2F3"/>
            <w:vAlign w:val="center"/>
            <w:hideMark/>
          </w:tcPr>
          <w:p w14:paraId="0472DEEE" w14:textId="77777777" w:rsidR="00F31ED3" w:rsidRPr="003A64CB" w:rsidRDefault="00F31ED3" w:rsidP="00F31ED3">
            <w:pPr>
              <w:rPr>
                <w:ins w:id="792" w:author="Julia Faillace Thiesen" w:date="2014-04-10T14:42:00Z"/>
                <w:rFonts w:ascii="Calibri" w:eastAsia="Times New Roman" w:hAnsi="Calibri"/>
                <w:color w:val="000000"/>
                <w:sz w:val="12"/>
                <w:szCs w:val="12"/>
                <w:lang w:val="en-GB" w:eastAsia="en-GB"/>
              </w:rPr>
            </w:pPr>
            <w:ins w:id="793" w:author="Julia Faillace Thiesen" w:date="2014-04-10T14:42:00Z">
              <w:r w:rsidRPr="003A64CB">
                <w:rPr>
                  <w:rFonts w:ascii="Calibri" w:eastAsia="Times New Roman" w:hAnsi="Calibri"/>
                  <w:color w:val="000000"/>
                  <w:sz w:val="12"/>
                  <w:szCs w:val="12"/>
                  <w:lang w:eastAsia="en-GB"/>
                </w:rPr>
                <w:t>X</w:t>
              </w:r>
            </w:ins>
          </w:p>
        </w:tc>
        <w:tc>
          <w:tcPr>
            <w:tcW w:w="1009" w:type="dxa"/>
            <w:tcBorders>
              <w:top w:val="nil"/>
              <w:left w:val="nil"/>
              <w:bottom w:val="single" w:sz="4" w:space="0" w:color="auto"/>
              <w:right w:val="single" w:sz="4" w:space="0" w:color="auto"/>
            </w:tcBorders>
            <w:shd w:val="clear" w:color="000000" w:fill="FFFFFF"/>
            <w:vAlign w:val="center"/>
            <w:hideMark/>
          </w:tcPr>
          <w:p w14:paraId="45DEF314" w14:textId="77777777" w:rsidR="00F31ED3" w:rsidRPr="003A64CB" w:rsidRDefault="00F31ED3" w:rsidP="00F31ED3">
            <w:pPr>
              <w:rPr>
                <w:ins w:id="794" w:author="Julia Faillace Thiesen" w:date="2014-04-10T14:42:00Z"/>
                <w:rFonts w:ascii="Calibri" w:eastAsia="Times New Roman" w:hAnsi="Calibri"/>
                <w:color w:val="000000"/>
                <w:sz w:val="12"/>
                <w:szCs w:val="12"/>
                <w:lang w:val="en-GB" w:eastAsia="en-GB"/>
              </w:rPr>
            </w:pPr>
            <w:ins w:id="795"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15201CF6" w14:textId="77777777" w:rsidR="00F31ED3" w:rsidRPr="003A64CB" w:rsidRDefault="00F31ED3" w:rsidP="00F31ED3">
            <w:pPr>
              <w:rPr>
                <w:ins w:id="796" w:author="Julia Faillace Thiesen" w:date="2014-04-10T14:42:00Z"/>
                <w:rFonts w:ascii="Calibri" w:eastAsia="Times New Roman" w:hAnsi="Calibri"/>
                <w:color w:val="000000"/>
                <w:sz w:val="12"/>
                <w:szCs w:val="12"/>
                <w:lang w:val="en-GB" w:eastAsia="en-GB"/>
              </w:rPr>
            </w:pPr>
            <w:ins w:id="79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0C03C2EA" w14:textId="77777777" w:rsidR="00F31ED3" w:rsidRPr="003A64CB" w:rsidRDefault="00F31ED3" w:rsidP="00F31ED3">
            <w:pPr>
              <w:rPr>
                <w:ins w:id="798" w:author="Julia Faillace Thiesen" w:date="2014-04-10T14:42:00Z"/>
                <w:rFonts w:ascii="Calibri" w:eastAsia="Times New Roman" w:hAnsi="Calibri"/>
                <w:color w:val="000000"/>
                <w:sz w:val="12"/>
                <w:szCs w:val="12"/>
                <w:lang w:val="en-GB" w:eastAsia="en-GB"/>
              </w:rPr>
            </w:pPr>
            <w:ins w:id="79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075951AB" w14:textId="77777777" w:rsidR="00F31ED3" w:rsidRPr="003A64CB" w:rsidRDefault="00F31ED3" w:rsidP="00F31ED3">
            <w:pPr>
              <w:rPr>
                <w:ins w:id="800" w:author="Julia Faillace Thiesen" w:date="2014-04-10T14:42:00Z"/>
                <w:rFonts w:ascii="Calibri" w:eastAsia="Times New Roman" w:hAnsi="Calibri"/>
                <w:color w:val="000000"/>
                <w:sz w:val="12"/>
                <w:szCs w:val="12"/>
                <w:lang w:val="en-GB" w:eastAsia="en-GB"/>
              </w:rPr>
            </w:pPr>
            <w:ins w:id="801"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089ECB9D" w14:textId="77777777" w:rsidR="00F31ED3" w:rsidRPr="003A64CB" w:rsidRDefault="00F31ED3" w:rsidP="00F31ED3">
            <w:pPr>
              <w:rPr>
                <w:ins w:id="802" w:author="Julia Faillace Thiesen" w:date="2014-04-10T14:42:00Z"/>
                <w:rFonts w:ascii="Calibri" w:eastAsia="Times New Roman" w:hAnsi="Calibri"/>
                <w:color w:val="000000"/>
                <w:sz w:val="12"/>
                <w:szCs w:val="12"/>
                <w:lang w:val="en-GB" w:eastAsia="en-GB"/>
              </w:rPr>
            </w:pPr>
            <w:ins w:id="803"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4EF60C3E" w14:textId="77777777" w:rsidR="00F31ED3" w:rsidRPr="003A64CB" w:rsidRDefault="00F31ED3" w:rsidP="00F31ED3">
            <w:pPr>
              <w:rPr>
                <w:ins w:id="804" w:author="Julia Faillace Thiesen" w:date="2014-04-10T14:42:00Z"/>
                <w:rFonts w:ascii="Calibri" w:eastAsia="Times New Roman" w:hAnsi="Calibri"/>
                <w:color w:val="000000"/>
                <w:sz w:val="12"/>
                <w:szCs w:val="12"/>
                <w:lang w:val="en-GB" w:eastAsia="en-GB"/>
              </w:rPr>
            </w:pPr>
            <w:ins w:id="805"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16258FDF" w14:textId="77777777" w:rsidTr="00354708">
        <w:trPr>
          <w:trHeight w:val="213"/>
          <w:ins w:id="806"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56AB9465" w14:textId="77777777" w:rsidR="00F31ED3" w:rsidRPr="003A64CB" w:rsidRDefault="00F31ED3" w:rsidP="00F31ED3">
            <w:pPr>
              <w:rPr>
                <w:ins w:id="807" w:author="Julia Faillace Thiesen" w:date="2014-04-10T14:42:00Z"/>
                <w:rFonts w:ascii="Calibri" w:eastAsia="Times New Roman" w:hAnsi="Calibri"/>
                <w:color w:val="000000"/>
                <w:sz w:val="12"/>
                <w:szCs w:val="12"/>
                <w:lang w:val="en-GB" w:eastAsia="en-GB"/>
              </w:rPr>
            </w:pPr>
            <w:ins w:id="808" w:author="Julia Faillace Thiesen" w:date="2014-04-10T14:42:00Z">
              <w:r w:rsidRPr="003A64CB">
                <w:rPr>
                  <w:rFonts w:ascii="Calibri" w:eastAsia="Times New Roman" w:hAnsi="Calibri"/>
                  <w:color w:val="000000"/>
                  <w:sz w:val="12"/>
                  <w:szCs w:val="12"/>
                  <w:lang w:eastAsia="en-GB"/>
                </w:rPr>
                <w:t>28 Apr- 2 May</w:t>
              </w:r>
            </w:ins>
          </w:p>
        </w:tc>
        <w:tc>
          <w:tcPr>
            <w:tcW w:w="841" w:type="dxa"/>
            <w:tcBorders>
              <w:top w:val="nil"/>
              <w:left w:val="nil"/>
              <w:bottom w:val="single" w:sz="4" w:space="0" w:color="auto"/>
              <w:right w:val="single" w:sz="4" w:space="0" w:color="auto"/>
            </w:tcBorders>
            <w:shd w:val="clear" w:color="000000" w:fill="D9E2F3"/>
            <w:vAlign w:val="center"/>
            <w:hideMark/>
          </w:tcPr>
          <w:p w14:paraId="0F68C5DB" w14:textId="77777777" w:rsidR="00F31ED3" w:rsidRPr="003A64CB" w:rsidRDefault="00F31ED3" w:rsidP="00F31ED3">
            <w:pPr>
              <w:rPr>
                <w:ins w:id="809" w:author="Julia Faillace Thiesen" w:date="2014-04-10T14:42:00Z"/>
                <w:rFonts w:ascii="Calibri" w:eastAsia="Times New Roman" w:hAnsi="Calibri"/>
                <w:color w:val="000000"/>
                <w:sz w:val="12"/>
                <w:szCs w:val="12"/>
                <w:lang w:val="en-GB" w:eastAsia="en-GB"/>
              </w:rPr>
            </w:pPr>
            <w:ins w:id="810"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417B09E5" w14:textId="77777777" w:rsidR="00F31ED3" w:rsidRPr="003A64CB" w:rsidRDefault="00F31ED3" w:rsidP="00F31ED3">
            <w:pPr>
              <w:rPr>
                <w:ins w:id="811" w:author="Julia Faillace Thiesen" w:date="2014-04-10T14:42:00Z"/>
                <w:rFonts w:ascii="Calibri" w:eastAsia="Times New Roman" w:hAnsi="Calibri"/>
                <w:color w:val="000000"/>
                <w:sz w:val="12"/>
                <w:szCs w:val="12"/>
                <w:lang w:val="en-GB" w:eastAsia="en-GB"/>
              </w:rPr>
            </w:pPr>
            <w:ins w:id="812"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28377DE5" w14:textId="77777777" w:rsidR="00F31ED3" w:rsidRPr="003A64CB" w:rsidRDefault="00F31ED3" w:rsidP="00F31ED3">
            <w:pPr>
              <w:rPr>
                <w:ins w:id="813" w:author="Julia Faillace Thiesen" w:date="2014-04-10T14:42:00Z"/>
                <w:rFonts w:ascii="Calibri" w:eastAsia="Times New Roman" w:hAnsi="Calibri"/>
                <w:color w:val="000000"/>
                <w:sz w:val="12"/>
                <w:szCs w:val="12"/>
                <w:lang w:val="en-GB" w:eastAsia="en-GB"/>
              </w:rPr>
            </w:pPr>
            <w:ins w:id="814"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D9E2F3"/>
            <w:vAlign w:val="center"/>
            <w:hideMark/>
          </w:tcPr>
          <w:p w14:paraId="73E57CA6" w14:textId="77777777" w:rsidR="00F31ED3" w:rsidRPr="003A64CB" w:rsidRDefault="00F31ED3" w:rsidP="00F31ED3">
            <w:pPr>
              <w:rPr>
                <w:ins w:id="815" w:author="Julia Faillace Thiesen" w:date="2014-04-10T14:42:00Z"/>
                <w:rFonts w:ascii="Calibri" w:eastAsia="Times New Roman" w:hAnsi="Calibri"/>
                <w:color w:val="000000"/>
                <w:sz w:val="12"/>
                <w:szCs w:val="12"/>
                <w:lang w:val="en-GB" w:eastAsia="en-GB"/>
              </w:rPr>
            </w:pPr>
            <w:ins w:id="816" w:author="Julia Faillace Thiesen" w:date="2014-04-10T14:42:00Z">
              <w:r w:rsidRPr="003A64CB">
                <w:rPr>
                  <w:rFonts w:ascii="Calibri" w:eastAsia="Times New Roman" w:hAnsi="Calibri"/>
                  <w:color w:val="000000"/>
                  <w:sz w:val="12"/>
                  <w:szCs w:val="12"/>
                  <w:lang w:val="en-GB" w:eastAsia="en-GB"/>
                </w:rPr>
                <w:t> X</w:t>
              </w:r>
            </w:ins>
          </w:p>
        </w:tc>
        <w:tc>
          <w:tcPr>
            <w:tcW w:w="1009" w:type="dxa"/>
            <w:tcBorders>
              <w:top w:val="nil"/>
              <w:left w:val="nil"/>
              <w:bottom w:val="single" w:sz="4" w:space="0" w:color="auto"/>
              <w:right w:val="single" w:sz="4" w:space="0" w:color="auto"/>
            </w:tcBorders>
            <w:shd w:val="clear" w:color="000000" w:fill="FFFFFF"/>
            <w:vAlign w:val="center"/>
            <w:hideMark/>
          </w:tcPr>
          <w:p w14:paraId="45EBF0EE" w14:textId="77777777" w:rsidR="00F31ED3" w:rsidRPr="003A64CB" w:rsidRDefault="00F31ED3" w:rsidP="00F31ED3">
            <w:pPr>
              <w:rPr>
                <w:ins w:id="817" w:author="Julia Faillace Thiesen" w:date="2014-04-10T14:42:00Z"/>
                <w:rFonts w:ascii="Calibri" w:eastAsia="Times New Roman" w:hAnsi="Calibri"/>
                <w:color w:val="000000"/>
                <w:sz w:val="12"/>
                <w:szCs w:val="12"/>
                <w:lang w:val="en-GB" w:eastAsia="en-GB"/>
              </w:rPr>
            </w:pPr>
            <w:ins w:id="818"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0786A16C" w14:textId="77777777" w:rsidR="00F31ED3" w:rsidRPr="003A64CB" w:rsidRDefault="00F31ED3" w:rsidP="00F31ED3">
            <w:pPr>
              <w:rPr>
                <w:ins w:id="819" w:author="Julia Faillace Thiesen" w:date="2014-04-10T14:42:00Z"/>
                <w:rFonts w:ascii="Calibri" w:eastAsia="Times New Roman" w:hAnsi="Calibri"/>
                <w:color w:val="000000"/>
                <w:sz w:val="12"/>
                <w:szCs w:val="12"/>
                <w:lang w:val="en-GB" w:eastAsia="en-GB"/>
              </w:rPr>
            </w:pPr>
            <w:ins w:id="82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52EB603C" w14:textId="77777777" w:rsidR="00F31ED3" w:rsidRPr="003A64CB" w:rsidRDefault="00F31ED3" w:rsidP="00F31ED3">
            <w:pPr>
              <w:rPr>
                <w:ins w:id="821" w:author="Julia Faillace Thiesen" w:date="2014-04-10T14:42:00Z"/>
                <w:rFonts w:ascii="Calibri" w:eastAsia="Times New Roman" w:hAnsi="Calibri"/>
                <w:color w:val="000000"/>
                <w:sz w:val="12"/>
                <w:szCs w:val="12"/>
                <w:lang w:val="en-GB" w:eastAsia="en-GB"/>
              </w:rPr>
            </w:pPr>
            <w:ins w:id="82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2AD7B9E3" w14:textId="77777777" w:rsidR="00F31ED3" w:rsidRPr="003A64CB" w:rsidRDefault="00F31ED3" w:rsidP="00F31ED3">
            <w:pPr>
              <w:rPr>
                <w:ins w:id="823" w:author="Julia Faillace Thiesen" w:date="2014-04-10T14:42:00Z"/>
                <w:rFonts w:ascii="Calibri" w:eastAsia="Times New Roman" w:hAnsi="Calibri"/>
                <w:color w:val="000000"/>
                <w:sz w:val="12"/>
                <w:szCs w:val="12"/>
                <w:lang w:val="en-GB" w:eastAsia="en-GB"/>
              </w:rPr>
            </w:pPr>
            <w:ins w:id="824"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3102F602" w14:textId="77777777" w:rsidR="00F31ED3" w:rsidRPr="003A64CB" w:rsidRDefault="00F31ED3" w:rsidP="00F31ED3">
            <w:pPr>
              <w:rPr>
                <w:ins w:id="825" w:author="Julia Faillace Thiesen" w:date="2014-04-10T14:42:00Z"/>
                <w:rFonts w:ascii="Calibri" w:eastAsia="Times New Roman" w:hAnsi="Calibri"/>
                <w:color w:val="000000"/>
                <w:sz w:val="12"/>
                <w:szCs w:val="12"/>
                <w:lang w:val="en-GB" w:eastAsia="en-GB"/>
              </w:rPr>
            </w:pPr>
            <w:ins w:id="826"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59A47B93" w14:textId="77777777" w:rsidR="00F31ED3" w:rsidRPr="003A64CB" w:rsidRDefault="00F31ED3" w:rsidP="00F31ED3">
            <w:pPr>
              <w:rPr>
                <w:ins w:id="827" w:author="Julia Faillace Thiesen" w:date="2014-04-10T14:42:00Z"/>
                <w:rFonts w:ascii="Calibri" w:eastAsia="Times New Roman" w:hAnsi="Calibri"/>
                <w:color w:val="000000"/>
                <w:sz w:val="12"/>
                <w:szCs w:val="12"/>
                <w:lang w:val="en-GB" w:eastAsia="en-GB"/>
              </w:rPr>
            </w:pPr>
            <w:ins w:id="828"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03D39FC0" w14:textId="77777777" w:rsidTr="00354708">
        <w:trPr>
          <w:trHeight w:val="213"/>
          <w:ins w:id="829"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3A0D0CD8" w14:textId="77777777" w:rsidR="00F31ED3" w:rsidRPr="003A64CB" w:rsidRDefault="00F31ED3" w:rsidP="00F31ED3">
            <w:pPr>
              <w:rPr>
                <w:ins w:id="830" w:author="Julia Faillace Thiesen" w:date="2014-04-10T14:42:00Z"/>
                <w:rFonts w:ascii="Calibri" w:eastAsia="Times New Roman" w:hAnsi="Calibri"/>
                <w:color w:val="000000"/>
                <w:sz w:val="12"/>
                <w:szCs w:val="12"/>
                <w:lang w:val="en-GB" w:eastAsia="en-GB"/>
              </w:rPr>
            </w:pPr>
            <w:ins w:id="831" w:author="Julia Faillace Thiesen" w:date="2014-04-10T14:42:00Z">
              <w:r w:rsidRPr="003A64CB">
                <w:rPr>
                  <w:rFonts w:ascii="Calibri" w:eastAsia="Times New Roman" w:hAnsi="Calibri"/>
                  <w:color w:val="000000"/>
                  <w:sz w:val="12"/>
                  <w:szCs w:val="12"/>
                  <w:lang w:eastAsia="en-GB"/>
                </w:rPr>
                <w:t>5-9 May</w:t>
              </w:r>
            </w:ins>
          </w:p>
        </w:tc>
        <w:tc>
          <w:tcPr>
            <w:tcW w:w="841" w:type="dxa"/>
            <w:tcBorders>
              <w:top w:val="nil"/>
              <w:left w:val="nil"/>
              <w:bottom w:val="single" w:sz="4" w:space="0" w:color="auto"/>
              <w:right w:val="single" w:sz="4" w:space="0" w:color="auto"/>
            </w:tcBorders>
            <w:shd w:val="clear" w:color="000000" w:fill="D9E2F3"/>
            <w:vAlign w:val="center"/>
            <w:hideMark/>
          </w:tcPr>
          <w:p w14:paraId="21B2821A" w14:textId="77777777" w:rsidR="00F31ED3" w:rsidRPr="003A64CB" w:rsidRDefault="00F31ED3" w:rsidP="00F31ED3">
            <w:pPr>
              <w:rPr>
                <w:ins w:id="832" w:author="Julia Faillace Thiesen" w:date="2014-04-10T14:42:00Z"/>
                <w:rFonts w:ascii="Calibri" w:eastAsia="Times New Roman" w:hAnsi="Calibri"/>
                <w:color w:val="000000"/>
                <w:sz w:val="12"/>
                <w:szCs w:val="12"/>
                <w:lang w:val="en-GB" w:eastAsia="en-GB"/>
              </w:rPr>
            </w:pPr>
            <w:ins w:id="833"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5835EBCC" w14:textId="77777777" w:rsidR="00F31ED3" w:rsidRPr="003A64CB" w:rsidRDefault="00F31ED3" w:rsidP="00F31ED3">
            <w:pPr>
              <w:rPr>
                <w:ins w:id="834" w:author="Julia Faillace Thiesen" w:date="2014-04-10T14:42:00Z"/>
                <w:rFonts w:ascii="Calibri" w:eastAsia="Times New Roman" w:hAnsi="Calibri"/>
                <w:color w:val="000000"/>
                <w:sz w:val="12"/>
                <w:szCs w:val="12"/>
                <w:lang w:val="en-GB" w:eastAsia="en-GB"/>
              </w:rPr>
            </w:pPr>
            <w:ins w:id="835"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27A3CE79" w14:textId="77777777" w:rsidR="00F31ED3" w:rsidRPr="003A64CB" w:rsidRDefault="00F31ED3" w:rsidP="00F31ED3">
            <w:pPr>
              <w:rPr>
                <w:ins w:id="836" w:author="Julia Faillace Thiesen" w:date="2014-04-10T14:42:00Z"/>
                <w:rFonts w:ascii="Calibri" w:eastAsia="Times New Roman" w:hAnsi="Calibri"/>
                <w:color w:val="000000"/>
                <w:sz w:val="12"/>
                <w:szCs w:val="12"/>
                <w:lang w:val="en-GB" w:eastAsia="en-GB"/>
              </w:rPr>
            </w:pPr>
            <w:ins w:id="83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D9E2F3"/>
            <w:vAlign w:val="center"/>
            <w:hideMark/>
          </w:tcPr>
          <w:p w14:paraId="5234B7DF" w14:textId="77777777" w:rsidR="00F31ED3" w:rsidRPr="003A64CB" w:rsidRDefault="00F31ED3" w:rsidP="00F31ED3">
            <w:pPr>
              <w:rPr>
                <w:ins w:id="838" w:author="Julia Faillace Thiesen" w:date="2014-04-10T14:42:00Z"/>
                <w:rFonts w:ascii="Calibri" w:eastAsia="Times New Roman" w:hAnsi="Calibri"/>
                <w:color w:val="000000"/>
                <w:sz w:val="12"/>
                <w:szCs w:val="12"/>
                <w:lang w:val="en-GB" w:eastAsia="en-GB"/>
              </w:rPr>
            </w:pPr>
            <w:ins w:id="839" w:author="Julia Faillace Thiesen" w:date="2014-04-10T14:42:00Z">
              <w:r w:rsidRPr="003A64CB">
                <w:rPr>
                  <w:rFonts w:ascii="Calibri" w:eastAsia="Times New Roman" w:hAnsi="Calibri"/>
                  <w:color w:val="000000"/>
                  <w:sz w:val="12"/>
                  <w:szCs w:val="12"/>
                  <w:lang w:val="en-GB" w:eastAsia="en-GB"/>
                </w:rPr>
                <w:t> X</w:t>
              </w:r>
            </w:ins>
          </w:p>
        </w:tc>
        <w:tc>
          <w:tcPr>
            <w:tcW w:w="1009" w:type="dxa"/>
            <w:tcBorders>
              <w:top w:val="nil"/>
              <w:left w:val="nil"/>
              <w:bottom w:val="single" w:sz="4" w:space="0" w:color="auto"/>
              <w:right w:val="single" w:sz="4" w:space="0" w:color="auto"/>
            </w:tcBorders>
            <w:shd w:val="clear" w:color="000000" w:fill="FFFFFF"/>
            <w:vAlign w:val="center"/>
            <w:hideMark/>
          </w:tcPr>
          <w:p w14:paraId="4B7EBD87" w14:textId="77777777" w:rsidR="00F31ED3" w:rsidRPr="003A64CB" w:rsidRDefault="00F31ED3" w:rsidP="00F31ED3">
            <w:pPr>
              <w:rPr>
                <w:ins w:id="840" w:author="Julia Faillace Thiesen" w:date="2014-04-10T14:42:00Z"/>
                <w:rFonts w:ascii="Calibri" w:eastAsia="Times New Roman" w:hAnsi="Calibri"/>
                <w:color w:val="000000"/>
                <w:sz w:val="12"/>
                <w:szCs w:val="12"/>
                <w:lang w:val="en-GB" w:eastAsia="en-GB"/>
              </w:rPr>
            </w:pPr>
            <w:ins w:id="841"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5839C3E0" w14:textId="77777777" w:rsidR="00F31ED3" w:rsidRPr="003A64CB" w:rsidRDefault="00F31ED3" w:rsidP="00F31ED3">
            <w:pPr>
              <w:rPr>
                <w:ins w:id="842" w:author="Julia Faillace Thiesen" w:date="2014-04-10T14:42:00Z"/>
                <w:rFonts w:ascii="Calibri" w:eastAsia="Times New Roman" w:hAnsi="Calibri"/>
                <w:color w:val="000000"/>
                <w:sz w:val="12"/>
                <w:szCs w:val="12"/>
                <w:lang w:val="en-GB" w:eastAsia="en-GB"/>
              </w:rPr>
            </w:pPr>
            <w:ins w:id="843"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3B1C4E6E" w14:textId="77777777" w:rsidR="00F31ED3" w:rsidRPr="003A64CB" w:rsidRDefault="00F31ED3" w:rsidP="00F31ED3">
            <w:pPr>
              <w:rPr>
                <w:ins w:id="844" w:author="Julia Faillace Thiesen" w:date="2014-04-10T14:42:00Z"/>
                <w:rFonts w:ascii="Calibri" w:eastAsia="Times New Roman" w:hAnsi="Calibri"/>
                <w:color w:val="000000"/>
                <w:sz w:val="12"/>
                <w:szCs w:val="12"/>
                <w:lang w:val="en-GB" w:eastAsia="en-GB"/>
              </w:rPr>
            </w:pPr>
            <w:ins w:id="84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47F99492" w14:textId="77777777" w:rsidR="00F31ED3" w:rsidRPr="003A64CB" w:rsidRDefault="00F31ED3" w:rsidP="00F31ED3">
            <w:pPr>
              <w:rPr>
                <w:ins w:id="846" w:author="Julia Faillace Thiesen" w:date="2014-04-10T14:42:00Z"/>
                <w:rFonts w:ascii="Calibri" w:eastAsia="Times New Roman" w:hAnsi="Calibri"/>
                <w:color w:val="000000"/>
                <w:sz w:val="12"/>
                <w:szCs w:val="12"/>
                <w:lang w:val="en-GB" w:eastAsia="en-GB"/>
              </w:rPr>
            </w:pPr>
            <w:ins w:id="847"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4CC5913C" w14:textId="77777777" w:rsidR="00F31ED3" w:rsidRPr="003A64CB" w:rsidRDefault="00F31ED3" w:rsidP="00F31ED3">
            <w:pPr>
              <w:rPr>
                <w:ins w:id="848" w:author="Julia Faillace Thiesen" w:date="2014-04-10T14:42:00Z"/>
                <w:rFonts w:ascii="Calibri" w:eastAsia="Times New Roman" w:hAnsi="Calibri"/>
                <w:color w:val="000000"/>
                <w:sz w:val="12"/>
                <w:szCs w:val="12"/>
                <w:lang w:val="en-GB" w:eastAsia="en-GB"/>
              </w:rPr>
            </w:pPr>
            <w:ins w:id="849"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52618FB9" w14:textId="77777777" w:rsidR="00F31ED3" w:rsidRPr="003A64CB" w:rsidRDefault="00F31ED3" w:rsidP="00F31ED3">
            <w:pPr>
              <w:rPr>
                <w:ins w:id="850" w:author="Julia Faillace Thiesen" w:date="2014-04-10T14:42:00Z"/>
                <w:rFonts w:ascii="Calibri" w:eastAsia="Times New Roman" w:hAnsi="Calibri"/>
                <w:color w:val="000000"/>
                <w:sz w:val="12"/>
                <w:szCs w:val="12"/>
                <w:lang w:val="en-GB" w:eastAsia="en-GB"/>
              </w:rPr>
            </w:pPr>
            <w:ins w:id="851"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72186D74" w14:textId="77777777" w:rsidTr="00354708">
        <w:trPr>
          <w:trHeight w:val="213"/>
          <w:ins w:id="852"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68A43FAC" w14:textId="77777777" w:rsidR="00F31ED3" w:rsidRPr="003A64CB" w:rsidRDefault="00F31ED3" w:rsidP="00F31ED3">
            <w:pPr>
              <w:rPr>
                <w:ins w:id="853" w:author="Julia Faillace Thiesen" w:date="2014-04-10T14:42:00Z"/>
                <w:rFonts w:ascii="Calibri" w:eastAsia="Times New Roman" w:hAnsi="Calibri"/>
                <w:color w:val="000000"/>
                <w:sz w:val="12"/>
                <w:szCs w:val="12"/>
                <w:lang w:val="en-GB" w:eastAsia="en-GB"/>
              </w:rPr>
            </w:pPr>
            <w:ins w:id="854" w:author="Julia Faillace Thiesen" w:date="2014-04-10T14:42:00Z">
              <w:r w:rsidRPr="003A64CB">
                <w:rPr>
                  <w:rFonts w:ascii="Calibri" w:eastAsia="Times New Roman" w:hAnsi="Calibri"/>
                  <w:color w:val="000000"/>
                  <w:sz w:val="12"/>
                  <w:szCs w:val="12"/>
                  <w:lang w:eastAsia="en-GB"/>
                </w:rPr>
                <w:t>12-16 May</w:t>
              </w:r>
            </w:ins>
          </w:p>
        </w:tc>
        <w:tc>
          <w:tcPr>
            <w:tcW w:w="841" w:type="dxa"/>
            <w:tcBorders>
              <w:top w:val="nil"/>
              <w:left w:val="nil"/>
              <w:bottom w:val="single" w:sz="4" w:space="0" w:color="auto"/>
              <w:right w:val="single" w:sz="4" w:space="0" w:color="auto"/>
            </w:tcBorders>
            <w:shd w:val="clear" w:color="000000" w:fill="D9E2F3"/>
            <w:vAlign w:val="center"/>
            <w:hideMark/>
          </w:tcPr>
          <w:p w14:paraId="002B88CC" w14:textId="77777777" w:rsidR="00F31ED3" w:rsidRPr="003A64CB" w:rsidRDefault="00F31ED3" w:rsidP="00F31ED3">
            <w:pPr>
              <w:rPr>
                <w:ins w:id="855" w:author="Julia Faillace Thiesen" w:date="2014-04-10T14:42:00Z"/>
                <w:rFonts w:ascii="Calibri" w:eastAsia="Times New Roman" w:hAnsi="Calibri"/>
                <w:color w:val="000000"/>
                <w:sz w:val="12"/>
                <w:szCs w:val="12"/>
                <w:lang w:val="en-GB" w:eastAsia="en-GB"/>
              </w:rPr>
            </w:pPr>
            <w:ins w:id="856"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212BAF63" w14:textId="77777777" w:rsidR="00F31ED3" w:rsidRPr="003A64CB" w:rsidRDefault="00F31ED3" w:rsidP="00F31ED3">
            <w:pPr>
              <w:rPr>
                <w:ins w:id="857" w:author="Julia Faillace Thiesen" w:date="2014-04-10T14:42:00Z"/>
                <w:rFonts w:ascii="Calibri" w:eastAsia="Times New Roman" w:hAnsi="Calibri"/>
                <w:color w:val="000000"/>
                <w:sz w:val="12"/>
                <w:szCs w:val="12"/>
                <w:lang w:val="en-GB" w:eastAsia="en-GB"/>
              </w:rPr>
            </w:pPr>
            <w:ins w:id="858"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23F42210" w14:textId="77777777" w:rsidR="00F31ED3" w:rsidRPr="003A64CB" w:rsidRDefault="00F31ED3" w:rsidP="00F31ED3">
            <w:pPr>
              <w:rPr>
                <w:ins w:id="859" w:author="Julia Faillace Thiesen" w:date="2014-04-10T14:42:00Z"/>
                <w:rFonts w:ascii="Calibri" w:eastAsia="Times New Roman" w:hAnsi="Calibri"/>
                <w:color w:val="000000"/>
                <w:sz w:val="12"/>
                <w:szCs w:val="12"/>
                <w:lang w:val="en-GB" w:eastAsia="en-GB"/>
              </w:rPr>
            </w:pPr>
            <w:ins w:id="86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67CB9168" w14:textId="77777777" w:rsidR="00F31ED3" w:rsidRPr="003A64CB" w:rsidRDefault="00F31ED3" w:rsidP="00F31ED3">
            <w:pPr>
              <w:rPr>
                <w:ins w:id="861" w:author="Julia Faillace Thiesen" w:date="2014-04-10T14:42:00Z"/>
                <w:rFonts w:ascii="Calibri" w:eastAsia="Times New Roman" w:hAnsi="Calibri"/>
                <w:color w:val="000000"/>
                <w:sz w:val="12"/>
                <w:szCs w:val="12"/>
                <w:lang w:val="en-GB" w:eastAsia="en-GB"/>
              </w:rPr>
            </w:pPr>
            <w:ins w:id="862"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D9E2F3"/>
            <w:vAlign w:val="center"/>
            <w:hideMark/>
          </w:tcPr>
          <w:p w14:paraId="07963B92" w14:textId="77777777" w:rsidR="00F31ED3" w:rsidRPr="003A64CB" w:rsidRDefault="00F31ED3" w:rsidP="00F31ED3">
            <w:pPr>
              <w:rPr>
                <w:ins w:id="863" w:author="Julia Faillace Thiesen" w:date="2014-04-10T14:42:00Z"/>
                <w:rFonts w:ascii="Calibri" w:eastAsia="Times New Roman" w:hAnsi="Calibri"/>
                <w:color w:val="000000"/>
                <w:sz w:val="12"/>
                <w:szCs w:val="12"/>
                <w:lang w:val="en-GB" w:eastAsia="en-GB"/>
              </w:rPr>
            </w:pPr>
            <w:ins w:id="864" w:author="Julia Faillace Thiesen" w:date="2014-04-10T14:42:00Z">
              <w:r w:rsidRPr="003A64CB">
                <w:rPr>
                  <w:rFonts w:ascii="Calibri" w:eastAsia="Times New Roman" w:hAnsi="Calibri"/>
                  <w:color w:val="000000"/>
                  <w:sz w:val="12"/>
                  <w:szCs w:val="12"/>
                  <w:lang w:val="en-GB" w:eastAsia="en-GB"/>
                </w:rPr>
                <w:t> X</w:t>
              </w:r>
            </w:ins>
          </w:p>
        </w:tc>
        <w:tc>
          <w:tcPr>
            <w:tcW w:w="851" w:type="dxa"/>
            <w:tcBorders>
              <w:top w:val="nil"/>
              <w:left w:val="nil"/>
              <w:bottom w:val="single" w:sz="4" w:space="0" w:color="auto"/>
              <w:right w:val="single" w:sz="4" w:space="0" w:color="auto"/>
            </w:tcBorders>
            <w:shd w:val="clear" w:color="auto" w:fill="auto"/>
            <w:noWrap/>
            <w:vAlign w:val="center"/>
            <w:hideMark/>
          </w:tcPr>
          <w:p w14:paraId="2977FC06" w14:textId="77777777" w:rsidR="00F31ED3" w:rsidRPr="003A64CB" w:rsidRDefault="00F31ED3" w:rsidP="00F31ED3">
            <w:pPr>
              <w:rPr>
                <w:ins w:id="865" w:author="Julia Faillace Thiesen" w:date="2014-04-10T14:42:00Z"/>
                <w:rFonts w:ascii="Calibri" w:eastAsia="Times New Roman" w:hAnsi="Calibri"/>
                <w:color w:val="000000"/>
                <w:sz w:val="12"/>
                <w:szCs w:val="12"/>
                <w:lang w:val="en-GB" w:eastAsia="en-GB"/>
              </w:rPr>
            </w:pPr>
            <w:ins w:id="86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7B0C3D8E" w14:textId="77777777" w:rsidR="00F31ED3" w:rsidRPr="003A64CB" w:rsidRDefault="00F31ED3" w:rsidP="00F31ED3">
            <w:pPr>
              <w:rPr>
                <w:ins w:id="867" w:author="Julia Faillace Thiesen" w:date="2014-04-10T14:42:00Z"/>
                <w:rFonts w:ascii="Calibri" w:eastAsia="Times New Roman" w:hAnsi="Calibri"/>
                <w:color w:val="000000"/>
                <w:sz w:val="12"/>
                <w:szCs w:val="12"/>
                <w:lang w:val="en-GB" w:eastAsia="en-GB"/>
              </w:rPr>
            </w:pPr>
            <w:ins w:id="868"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1FA26673" w14:textId="77777777" w:rsidR="00F31ED3" w:rsidRPr="003A64CB" w:rsidRDefault="00F31ED3" w:rsidP="00F31ED3">
            <w:pPr>
              <w:rPr>
                <w:ins w:id="869" w:author="Julia Faillace Thiesen" w:date="2014-04-10T14:42:00Z"/>
                <w:rFonts w:ascii="Calibri" w:eastAsia="Times New Roman" w:hAnsi="Calibri"/>
                <w:color w:val="000000"/>
                <w:sz w:val="12"/>
                <w:szCs w:val="12"/>
                <w:lang w:val="en-GB" w:eastAsia="en-GB"/>
              </w:rPr>
            </w:pPr>
            <w:ins w:id="870"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344118FA" w14:textId="77777777" w:rsidR="00F31ED3" w:rsidRPr="003A64CB" w:rsidRDefault="00F31ED3" w:rsidP="00F31ED3">
            <w:pPr>
              <w:rPr>
                <w:ins w:id="871" w:author="Julia Faillace Thiesen" w:date="2014-04-10T14:42:00Z"/>
                <w:rFonts w:ascii="Calibri" w:eastAsia="Times New Roman" w:hAnsi="Calibri"/>
                <w:color w:val="000000"/>
                <w:sz w:val="12"/>
                <w:szCs w:val="12"/>
                <w:lang w:val="en-GB" w:eastAsia="en-GB"/>
              </w:rPr>
            </w:pPr>
            <w:ins w:id="872"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4068086F" w14:textId="77777777" w:rsidR="00F31ED3" w:rsidRPr="003A64CB" w:rsidRDefault="00F31ED3" w:rsidP="00F31ED3">
            <w:pPr>
              <w:rPr>
                <w:ins w:id="873" w:author="Julia Faillace Thiesen" w:date="2014-04-10T14:42:00Z"/>
                <w:rFonts w:ascii="Calibri" w:eastAsia="Times New Roman" w:hAnsi="Calibri"/>
                <w:color w:val="000000"/>
                <w:sz w:val="12"/>
                <w:szCs w:val="12"/>
                <w:lang w:val="en-GB" w:eastAsia="en-GB"/>
              </w:rPr>
            </w:pPr>
            <w:ins w:id="874"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356C3A2E" w14:textId="77777777" w:rsidTr="00354708">
        <w:trPr>
          <w:trHeight w:val="213"/>
          <w:ins w:id="875"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2E2BE0E5" w14:textId="77777777" w:rsidR="00F31ED3" w:rsidRPr="003A64CB" w:rsidRDefault="00F31ED3" w:rsidP="00F31ED3">
            <w:pPr>
              <w:rPr>
                <w:ins w:id="876" w:author="Julia Faillace Thiesen" w:date="2014-04-10T14:42:00Z"/>
                <w:rFonts w:ascii="Calibri" w:eastAsia="Times New Roman" w:hAnsi="Calibri"/>
                <w:color w:val="000000"/>
                <w:sz w:val="12"/>
                <w:szCs w:val="12"/>
                <w:lang w:val="en-GB" w:eastAsia="en-GB"/>
              </w:rPr>
            </w:pPr>
            <w:ins w:id="877" w:author="Julia Faillace Thiesen" w:date="2014-04-10T14:42:00Z">
              <w:r w:rsidRPr="003A64CB">
                <w:rPr>
                  <w:rFonts w:ascii="Calibri" w:eastAsia="Times New Roman" w:hAnsi="Calibri"/>
                  <w:color w:val="000000"/>
                  <w:sz w:val="12"/>
                  <w:szCs w:val="12"/>
                  <w:lang w:eastAsia="en-GB"/>
                </w:rPr>
                <w:t>19-23 May</w:t>
              </w:r>
            </w:ins>
          </w:p>
        </w:tc>
        <w:tc>
          <w:tcPr>
            <w:tcW w:w="841" w:type="dxa"/>
            <w:tcBorders>
              <w:top w:val="nil"/>
              <w:left w:val="nil"/>
              <w:bottom w:val="single" w:sz="4" w:space="0" w:color="auto"/>
              <w:right w:val="single" w:sz="4" w:space="0" w:color="auto"/>
            </w:tcBorders>
            <w:shd w:val="clear" w:color="000000" w:fill="D9E2F3"/>
            <w:vAlign w:val="center"/>
            <w:hideMark/>
          </w:tcPr>
          <w:p w14:paraId="645F7E71" w14:textId="77777777" w:rsidR="00F31ED3" w:rsidRPr="003A64CB" w:rsidRDefault="00F31ED3" w:rsidP="00F31ED3">
            <w:pPr>
              <w:rPr>
                <w:ins w:id="878" w:author="Julia Faillace Thiesen" w:date="2014-04-10T14:42:00Z"/>
                <w:rFonts w:ascii="Calibri" w:eastAsia="Times New Roman" w:hAnsi="Calibri"/>
                <w:color w:val="000000"/>
                <w:sz w:val="12"/>
                <w:szCs w:val="12"/>
                <w:lang w:val="en-GB" w:eastAsia="en-GB"/>
              </w:rPr>
            </w:pPr>
            <w:ins w:id="879"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3E82994E" w14:textId="77777777" w:rsidR="00F31ED3" w:rsidRPr="003A64CB" w:rsidRDefault="00F31ED3" w:rsidP="00F31ED3">
            <w:pPr>
              <w:rPr>
                <w:ins w:id="880" w:author="Julia Faillace Thiesen" w:date="2014-04-10T14:42:00Z"/>
                <w:rFonts w:ascii="Calibri" w:eastAsia="Times New Roman" w:hAnsi="Calibri"/>
                <w:color w:val="000000"/>
                <w:sz w:val="12"/>
                <w:szCs w:val="12"/>
                <w:lang w:val="en-GB" w:eastAsia="en-GB"/>
              </w:rPr>
            </w:pPr>
            <w:ins w:id="881"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33402086" w14:textId="77777777" w:rsidR="00F31ED3" w:rsidRPr="003A64CB" w:rsidRDefault="00F31ED3" w:rsidP="00F31ED3">
            <w:pPr>
              <w:rPr>
                <w:ins w:id="882" w:author="Julia Faillace Thiesen" w:date="2014-04-10T14:42:00Z"/>
                <w:rFonts w:ascii="Calibri" w:eastAsia="Times New Roman" w:hAnsi="Calibri"/>
                <w:color w:val="000000"/>
                <w:sz w:val="12"/>
                <w:szCs w:val="12"/>
                <w:lang w:val="en-GB" w:eastAsia="en-GB"/>
              </w:rPr>
            </w:pPr>
            <w:ins w:id="883"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
          <w:p w14:paraId="3E2C90B1" w14:textId="77777777" w:rsidR="00F31ED3" w:rsidRPr="003A64CB" w:rsidRDefault="00F31ED3" w:rsidP="00F31ED3">
            <w:pPr>
              <w:rPr>
                <w:ins w:id="884" w:author="Julia Faillace Thiesen" w:date="2014-04-10T14:42:00Z"/>
                <w:rFonts w:ascii="Calibri" w:eastAsia="Times New Roman" w:hAnsi="Calibri"/>
                <w:color w:val="000000"/>
                <w:sz w:val="12"/>
                <w:szCs w:val="12"/>
                <w:lang w:val="en-GB" w:eastAsia="en-GB"/>
              </w:rPr>
            </w:pPr>
            <w:ins w:id="885"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D9E2F3"/>
            <w:vAlign w:val="center"/>
            <w:hideMark/>
          </w:tcPr>
          <w:p w14:paraId="4EB7B23D" w14:textId="77777777" w:rsidR="00F31ED3" w:rsidRPr="003A64CB" w:rsidRDefault="00F31ED3" w:rsidP="00F31ED3">
            <w:pPr>
              <w:rPr>
                <w:ins w:id="886" w:author="Julia Faillace Thiesen" w:date="2014-04-10T14:42:00Z"/>
                <w:rFonts w:ascii="Calibri" w:eastAsia="Times New Roman" w:hAnsi="Calibri"/>
                <w:color w:val="000000"/>
                <w:sz w:val="12"/>
                <w:szCs w:val="12"/>
                <w:lang w:val="en-GB" w:eastAsia="en-GB"/>
              </w:rPr>
            </w:pPr>
            <w:ins w:id="887" w:author="Julia Faillace Thiesen" w:date="2014-04-10T14:42:00Z">
              <w:r w:rsidRPr="003A64CB">
                <w:rPr>
                  <w:rFonts w:ascii="Calibri" w:eastAsia="Times New Roman" w:hAnsi="Calibri"/>
                  <w:color w:val="000000"/>
                  <w:sz w:val="12"/>
                  <w:szCs w:val="12"/>
                  <w:lang w:val="en-GB" w:eastAsia="en-GB"/>
                </w:rPr>
                <w:t> X</w:t>
              </w:r>
            </w:ins>
          </w:p>
        </w:tc>
        <w:tc>
          <w:tcPr>
            <w:tcW w:w="851" w:type="dxa"/>
            <w:tcBorders>
              <w:top w:val="nil"/>
              <w:left w:val="nil"/>
              <w:bottom w:val="single" w:sz="4" w:space="0" w:color="auto"/>
              <w:right w:val="single" w:sz="4" w:space="0" w:color="auto"/>
            </w:tcBorders>
            <w:shd w:val="clear" w:color="000000" w:fill="D9E2F3"/>
            <w:noWrap/>
            <w:vAlign w:val="center"/>
            <w:hideMark/>
          </w:tcPr>
          <w:p w14:paraId="783DA320" w14:textId="77777777" w:rsidR="00F31ED3" w:rsidRPr="003A64CB" w:rsidRDefault="00F31ED3" w:rsidP="00F31ED3">
            <w:pPr>
              <w:rPr>
                <w:ins w:id="888" w:author="Julia Faillace Thiesen" w:date="2014-04-10T14:42:00Z"/>
                <w:rFonts w:ascii="Calibri" w:eastAsia="Times New Roman" w:hAnsi="Calibri"/>
                <w:color w:val="000000"/>
                <w:sz w:val="12"/>
                <w:szCs w:val="12"/>
                <w:lang w:val="en-GB" w:eastAsia="en-GB"/>
              </w:rPr>
            </w:pPr>
            <w:ins w:id="889" w:author="Julia Faillace Thiesen" w:date="2014-04-10T14:42:00Z">
              <w:r w:rsidRPr="003A64CB">
                <w:rPr>
                  <w:rFonts w:ascii="Calibri" w:eastAsia="Times New Roman" w:hAnsi="Calibri"/>
                  <w:color w:val="000000"/>
                  <w:sz w:val="12"/>
                  <w:szCs w:val="12"/>
                  <w:lang w:val="en-GB" w:eastAsia="en-GB"/>
                </w:rPr>
                <w:t>X</w:t>
              </w:r>
            </w:ins>
          </w:p>
        </w:tc>
        <w:tc>
          <w:tcPr>
            <w:tcW w:w="992" w:type="dxa"/>
            <w:tcBorders>
              <w:top w:val="nil"/>
              <w:left w:val="nil"/>
              <w:bottom w:val="single" w:sz="4" w:space="0" w:color="auto"/>
              <w:right w:val="single" w:sz="4" w:space="0" w:color="auto"/>
            </w:tcBorders>
            <w:shd w:val="clear" w:color="auto" w:fill="auto"/>
            <w:noWrap/>
            <w:vAlign w:val="center"/>
            <w:hideMark/>
          </w:tcPr>
          <w:p w14:paraId="6FA80213" w14:textId="77777777" w:rsidR="00F31ED3" w:rsidRPr="003A64CB" w:rsidRDefault="00F31ED3" w:rsidP="00F31ED3">
            <w:pPr>
              <w:rPr>
                <w:ins w:id="890" w:author="Julia Faillace Thiesen" w:date="2014-04-10T14:42:00Z"/>
                <w:rFonts w:ascii="Calibri" w:eastAsia="Times New Roman" w:hAnsi="Calibri"/>
                <w:color w:val="000000"/>
                <w:sz w:val="12"/>
                <w:szCs w:val="12"/>
                <w:lang w:val="en-GB" w:eastAsia="en-GB"/>
              </w:rPr>
            </w:pPr>
            <w:ins w:id="891"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
          <w:p w14:paraId="1B64920F" w14:textId="77777777" w:rsidR="00F31ED3" w:rsidRPr="003A64CB" w:rsidRDefault="00F31ED3" w:rsidP="00F31ED3">
            <w:pPr>
              <w:rPr>
                <w:ins w:id="892" w:author="Julia Faillace Thiesen" w:date="2014-04-10T14:42:00Z"/>
                <w:rFonts w:ascii="Calibri" w:eastAsia="Times New Roman" w:hAnsi="Calibri"/>
                <w:color w:val="000000"/>
                <w:sz w:val="12"/>
                <w:szCs w:val="12"/>
                <w:lang w:val="en-GB" w:eastAsia="en-GB"/>
              </w:rPr>
            </w:pPr>
            <w:ins w:id="89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7C44065D" w14:textId="77777777" w:rsidR="00F31ED3" w:rsidRPr="003A64CB" w:rsidRDefault="00F31ED3" w:rsidP="00F31ED3">
            <w:pPr>
              <w:rPr>
                <w:ins w:id="894" w:author="Julia Faillace Thiesen" w:date="2014-04-10T14:42:00Z"/>
                <w:rFonts w:ascii="Calibri" w:eastAsia="Times New Roman" w:hAnsi="Calibri"/>
                <w:color w:val="000000"/>
                <w:sz w:val="12"/>
                <w:szCs w:val="12"/>
                <w:lang w:val="en-GB" w:eastAsia="en-GB"/>
              </w:rPr>
            </w:pPr>
            <w:ins w:id="895"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58B51179" w14:textId="77777777" w:rsidR="00F31ED3" w:rsidRPr="003A64CB" w:rsidRDefault="00F31ED3" w:rsidP="00F31ED3">
            <w:pPr>
              <w:rPr>
                <w:ins w:id="896" w:author="Julia Faillace Thiesen" w:date="2014-04-10T14:42:00Z"/>
                <w:rFonts w:ascii="Calibri" w:eastAsia="Times New Roman" w:hAnsi="Calibri"/>
                <w:color w:val="000000"/>
                <w:sz w:val="12"/>
                <w:szCs w:val="12"/>
                <w:lang w:val="en-GB" w:eastAsia="en-GB"/>
              </w:rPr>
            </w:pPr>
            <w:ins w:id="897"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2A0E9DFE" w14:textId="77777777" w:rsidTr="00354708">
        <w:trPr>
          <w:trHeight w:val="213"/>
          <w:ins w:id="898"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1400CDC8" w14:textId="77777777" w:rsidR="00F31ED3" w:rsidRPr="003A64CB" w:rsidRDefault="00F31ED3" w:rsidP="00F31ED3">
            <w:pPr>
              <w:rPr>
                <w:ins w:id="899" w:author="Julia Faillace Thiesen" w:date="2014-04-10T14:42:00Z"/>
                <w:rFonts w:ascii="Calibri" w:eastAsia="Times New Roman" w:hAnsi="Calibri"/>
                <w:color w:val="000000"/>
                <w:sz w:val="12"/>
                <w:szCs w:val="12"/>
                <w:lang w:val="en-GB" w:eastAsia="en-GB"/>
              </w:rPr>
            </w:pPr>
            <w:ins w:id="900" w:author="Julia Faillace Thiesen" w:date="2014-04-10T14:42:00Z">
              <w:r w:rsidRPr="003A64CB">
                <w:rPr>
                  <w:rFonts w:ascii="Calibri" w:eastAsia="Times New Roman" w:hAnsi="Calibri"/>
                  <w:color w:val="000000"/>
                  <w:sz w:val="12"/>
                  <w:szCs w:val="12"/>
                  <w:lang w:eastAsia="en-GB"/>
                </w:rPr>
                <w:t>26-30 May</w:t>
              </w:r>
            </w:ins>
          </w:p>
        </w:tc>
        <w:tc>
          <w:tcPr>
            <w:tcW w:w="841" w:type="dxa"/>
            <w:tcBorders>
              <w:top w:val="nil"/>
              <w:left w:val="nil"/>
              <w:bottom w:val="single" w:sz="4" w:space="0" w:color="auto"/>
              <w:right w:val="single" w:sz="4" w:space="0" w:color="auto"/>
            </w:tcBorders>
            <w:shd w:val="clear" w:color="000000" w:fill="D9E2F3"/>
            <w:vAlign w:val="center"/>
            <w:hideMark/>
          </w:tcPr>
          <w:p w14:paraId="7DE327AD" w14:textId="77777777" w:rsidR="00F31ED3" w:rsidRPr="003A64CB" w:rsidRDefault="00F31ED3" w:rsidP="00F31ED3">
            <w:pPr>
              <w:rPr>
                <w:ins w:id="901" w:author="Julia Faillace Thiesen" w:date="2014-04-10T14:42:00Z"/>
                <w:rFonts w:ascii="Calibri" w:eastAsia="Times New Roman" w:hAnsi="Calibri"/>
                <w:color w:val="000000"/>
                <w:sz w:val="12"/>
                <w:szCs w:val="12"/>
                <w:lang w:val="en-GB" w:eastAsia="en-GB"/>
              </w:rPr>
            </w:pPr>
            <w:ins w:id="902"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0E7616A1" w14:textId="77777777" w:rsidR="00F31ED3" w:rsidRPr="003A64CB" w:rsidRDefault="00F31ED3" w:rsidP="00F31ED3">
            <w:pPr>
              <w:rPr>
                <w:ins w:id="903" w:author="Julia Faillace Thiesen" w:date="2014-04-10T14:42:00Z"/>
                <w:rFonts w:ascii="Calibri" w:eastAsia="Times New Roman" w:hAnsi="Calibri"/>
                <w:color w:val="000000"/>
                <w:sz w:val="12"/>
                <w:szCs w:val="12"/>
                <w:lang w:val="en-GB" w:eastAsia="en-GB"/>
              </w:rPr>
            </w:pPr>
            <w:ins w:id="904"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634EDEDA" w14:textId="77777777" w:rsidR="00F31ED3" w:rsidRPr="003A64CB" w:rsidRDefault="00F31ED3" w:rsidP="00F31ED3">
            <w:pPr>
              <w:rPr>
                <w:ins w:id="905" w:author="Julia Faillace Thiesen" w:date="2014-04-10T14:42:00Z"/>
                <w:rFonts w:ascii="Calibri" w:eastAsia="Times New Roman" w:hAnsi="Calibri"/>
                <w:color w:val="000000"/>
                <w:sz w:val="12"/>
                <w:szCs w:val="12"/>
                <w:lang w:val="en-GB" w:eastAsia="en-GB"/>
              </w:rPr>
            </w:pPr>
            <w:ins w:id="90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
          <w:p w14:paraId="63C82C28" w14:textId="77777777" w:rsidR="00F31ED3" w:rsidRPr="003A64CB" w:rsidRDefault="00F31ED3" w:rsidP="00F31ED3">
            <w:pPr>
              <w:rPr>
                <w:ins w:id="907" w:author="Julia Faillace Thiesen" w:date="2014-04-10T14:42:00Z"/>
                <w:rFonts w:ascii="Calibri" w:eastAsia="Times New Roman" w:hAnsi="Calibri"/>
                <w:color w:val="000000"/>
                <w:sz w:val="12"/>
                <w:szCs w:val="12"/>
                <w:lang w:val="en-GB" w:eastAsia="en-GB"/>
              </w:rPr>
            </w:pPr>
            <w:ins w:id="908"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1152E801" w14:textId="77777777" w:rsidR="00F31ED3" w:rsidRPr="003A64CB" w:rsidRDefault="00F31ED3" w:rsidP="00F31ED3">
            <w:pPr>
              <w:rPr>
                <w:ins w:id="909" w:author="Julia Faillace Thiesen" w:date="2014-04-10T14:42:00Z"/>
                <w:rFonts w:ascii="Calibri" w:eastAsia="Times New Roman" w:hAnsi="Calibri"/>
                <w:color w:val="000000"/>
                <w:sz w:val="12"/>
                <w:szCs w:val="12"/>
                <w:lang w:val="en-GB" w:eastAsia="en-GB"/>
              </w:rPr>
            </w:pPr>
            <w:ins w:id="910"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D9E2F3"/>
            <w:noWrap/>
            <w:vAlign w:val="center"/>
            <w:hideMark/>
          </w:tcPr>
          <w:p w14:paraId="349B304D" w14:textId="77777777" w:rsidR="00F31ED3" w:rsidRPr="003A64CB" w:rsidRDefault="00F31ED3" w:rsidP="00F31ED3">
            <w:pPr>
              <w:rPr>
                <w:ins w:id="911" w:author="Julia Faillace Thiesen" w:date="2014-04-10T14:42:00Z"/>
                <w:rFonts w:ascii="Calibri" w:eastAsia="Times New Roman" w:hAnsi="Calibri"/>
                <w:color w:val="000000"/>
                <w:sz w:val="12"/>
                <w:szCs w:val="12"/>
                <w:lang w:val="en-GB" w:eastAsia="en-GB"/>
              </w:rPr>
            </w:pPr>
            <w:ins w:id="912" w:author="Julia Faillace Thiesen" w:date="2014-04-10T14:42:00Z">
              <w:r w:rsidRPr="003A64CB">
                <w:rPr>
                  <w:rFonts w:ascii="Calibri" w:eastAsia="Times New Roman" w:hAnsi="Calibri"/>
                  <w:color w:val="000000"/>
                  <w:sz w:val="12"/>
                  <w:szCs w:val="12"/>
                  <w:lang w:val="en-GB" w:eastAsia="en-GB"/>
                </w:rPr>
                <w:t>X</w:t>
              </w:r>
            </w:ins>
          </w:p>
        </w:tc>
        <w:tc>
          <w:tcPr>
            <w:tcW w:w="992" w:type="dxa"/>
            <w:tcBorders>
              <w:top w:val="nil"/>
              <w:left w:val="nil"/>
              <w:bottom w:val="single" w:sz="4" w:space="0" w:color="auto"/>
              <w:right w:val="single" w:sz="4" w:space="0" w:color="auto"/>
            </w:tcBorders>
            <w:shd w:val="clear" w:color="000000" w:fill="D9E2F3"/>
            <w:vAlign w:val="center"/>
            <w:hideMark/>
          </w:tcPr>
          <w:p w14:paraId="4098CDD1" w14:textId="77777777" w:rsidR="00F31ED3" w:rsidRPr="003A64CB" w:rsidRDefault="00F31ED3" w:rsidP="00F31ED3">
            <w:pPr>
              <w:rPr>
                <w:ins w:id="913" w:author="Julia Faillace Thiesen" w:date="2014-04-10T14:42:00Z"/>
                <w:rFonts w:ascii="Calibri" w:eastAsia="Times New Roman" w:hAnsi="Calibri"/>
                <w:color w:val="000000"/>
                <w:sz w:val="12"/>
                <w:szCs w:val="12"/>
                <w:lang w:val="en-GB" w:eastAsia="en-GB"/>
              </w:rPr>
            </w:pPr>
            <w:ins w:id="914" w:author="Julia Faillace Thiesen" w:date="2014-04-10T14:42:00Z">
              <w:r w:rsidRPr="003A64CB">
                <w:rPr>
                  <w:rFonts w:ascii="Calibri" w:eastAsia="Times New Roman" w:hAnsi="Calibri"/>
                  <w:color w:val="000000"/>
                  <w:sz w:val="12"/>
                  <w:szCs w:val="12"/>
                  <w:lang w:val="en-GB" w:eastAsia="en-GB"/>
                </w:rPr>
                <w:t> X</w:t>
              </w:r>
            </w:ins>
          </w:p>
        </w:tc>
        <w:tc>
          <w:tcPr>
            <w:tcW w:w="992" w:type="dxa"/>
            <w:tcBorders>
              <w:top w:val="nil"/>
              <w:left w:val="nil"/>
              <w:bottom w:val="single" w:sz="4" w:space="0" w:color="auto"/>
              <w:right w:val="single" w:sz="4" w:space="0" w:color="auto"/>
            </w:tcBorders>
            <w:shd w:val="clear" w:color="auto" w:fill="auto"/>
            <w:noWrap/>
            <w:vAlign w:val="center"/>
            <w:hideMark/>
          </w:tcPr>
          <w:p w14:paraId="411CAE95" w14:textId="77777777" w:rsidR="00F31ED3" w:rsidRPr="003A64CB" w:rsidRDefault="00F31ED3" w:rsidP="00F31ED3">
            <w:pPr>
              <w:rPr>
                <w:ins w:id="915" w:author="Julia Faillace Thiesen" w:date="2014-04-10T14:42:00Z"/>
                <w:rFonts w:ascii="Calibri" w:eastAsia="Times New Roman" w:hAnsi="Calibri"/>
                <w:color w:val="000000"/>
                <w:sz w:val="12"/>
                <w:szCs w:val="12"/>
                <w:lang w:val="en-GB" w:eastAsia="en-GB"/>
              </w:rPr>
            </w:pPr>
            <w:ins w:id="91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vAlign w:val="center"/>
            <w:hideMark/>
          </w:tcPr>
          <w:p w14:paraId="046253F0" w14:textId="77777777" w:rsidR="00F31ED3" w:rsidRPr="003A64CB" w:rsidRDefault="00F31ED3" w:rsidP="00F31ED3">
            <w:pPr>
              <w:rPr>
                <w:ins w:id="917" w:author="Julia Faillace Thiesen" w:date="2014-04-10T14:42:00Z"/>
                <w:rFonts w:ascii="Calibri" w:eastAsia="Times New Roman" w:hAnsi="Calibri"/>
                <w:color w:val="000000"/>
                <w:sz w:val="12"/>
                <w:szCs w:val="12"/>
                <w:lang w:val="en-GB" w:eastAsia="en-GB"/>
              </w:rPr>
            </w:pPr>
            <w:ins w:id="918"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4B3ACE71" w14:textId="77777777" w:rsidR="00F31ED3" w:rsidRPr="003A64CB" w:rsidRDefault="00F31ED3" w:rsidP="00F31ED3">
            <w:pPr>
              <w:rPr>
                <w:ins w:id="919" w:author="Julia Faillace Thiesen" w:date="2014-04-10T14:42:00Z"/>
                <w:rFonts w:ascii="Calibri" w:eastAsia="Times New Roman" w:hAnsi="Calibri"/>
                <w:color w:val="000000"/>
                <w:sz w:val="12"/>
                <w:szCs w:val="12"/>
                <w:lang w:val="en-GB" w:eastAsia="en-GB"/>
              </w:rPr>
            </w:pPr>
            <w:ins w:id="920"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7924E87F" w14:textId="77777777" w:rsidTr="00354708">
        <w:trPr>
          <w:trHeight w:val="213"/>
          <w:ins w:id="921"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0DCFE40E" w14:textId="77777777" w:rsidR="00F31ED3" w:rsidRPr="003A64CB" w:rsidRDefault="00F31ED3" w:rsidP="00F31ED3">
            <w:pPr>
              <w:rPr>
                <w:ins w:id="922" w:author="Julia Faillace Thiesen" w:date="2014-04-10T14:42:00Z"/>
                <w:rFonts w:ascii="Calibri" w:eastAsia="Times New Roman" w:hAnsi="Calibri"/>
                <w:color w:val="000000"/>
                <w:sz w:val="12"/>
                <w:szCs w:val="12"/>
                <w:lang w:val="en-GB" w:eastAsia="en-GB"/>
              </w:rPr>
            </w:pPr>
            <w:ins w:id="923" w:author="Julia Faillace Thiesen" w:date="2014-04-10T14:42:00Z">
              <w:r w:rsidRPr="003A64CB">
                <w:rPr>
                  <w:rFonts w:ascii="Calibri" w:eastAsia="Times New Roman" w:hAnsi="Calibri"/>
                  <w:color w:val="000000"/>
                  <w:sz w:val="12"/>
                  <w:szCs w:val="12"/>
                  <w:lang w:eastAsia="en-GB"/>
                </w:rPr>
                <w:t>2-6 Jun</w:t>
              </w:r>
            </w:ins>
          </w:p>
        </w:tc>
        <w:tc>
          <w:tcPr>
            <w:tcW w:w="841" w:type="dxa"/>
            <w:tcBorders>
              <w:top w:val="nil"/>
              <w:left w:val="nil"/>
              <w:bottom w:val="single" w:sz="4" w:space="0" w:color="auto"/>
              <w:right w:val="single" w:sz="4" w:space="0" w:color="auto"/>
            </w:tcBorders>
            <w:shd w:val="clear" w:color="000000" w:fill="D9E2F3"/>
            <w:vAlign w:val="center"/>
            <w:hideMark/>
          </w:tcPr>
          <w:p w14:paraId="7B6CAB33" w14:textId="77777777" w:rsidR="00F31ED3" w:rsidRPr="003A64CB" w:rsidRDefault="00F31ED3" w:rsidP="00F31ED3">
            <w:pPr>
              <w:rPr>
                <w:ins w:id="924" w:author="Julia Faillace Thiesen" w:date="2014-04-10T14:42:00Z"/>
                <w:rFonts w:ascii="Calibri" w:eastAsia="Times New Roman" w:hAnsi="Calibri"/>
                <w:color w:val="000000"/>
                <w:sz w:val="12"/>
                <w:szCs w:val="12"/>
                <w:lang w:val="en-GB" w:eastAsia="en-GB"/>
              </w:rPr>
            </w:pPr>
            <w:ins w:id="925"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12F0B3A0" w14:textId="77777777" w:rsidR="00F31ED3" w:rsidRPr="003A64CB" w:rsidRDefault="00F31ED3" w:rsidP="00F31ED3">
            <w:pPr>
              <w:rPr>
                <w:ins w:id="926" w:author="Julia Faillace Thiesen" w:date="2014-04-10T14:42:00Z"/>
                <w:rFonts w:ascii="Calibri" w:eastAsia="Times New Roman" w:hAnsi="Calibri"/>
                <w:color w:val="000000"/>
                <w:sz w:val="12"/>
                <w:szCs w:val="12"/>
                <w:lang w:val="en-GB" w:eastAsia="en-GB"/>
              </w:rPr>
            </w:pPr>
            <w:ins w:id="927"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3727AA69" w14:textId="77777777" w:rsidR="00F31ED3" w:rsidRPr="003A64CB" w:rsidRDefault="00F31ED3" w:rsidP="00F31ED3">
            <w:pPr>
              <w:rPr>
                <w:ins w:id="928" w:author="Julia Faillace Thiesen" w:date="2014-04-10T14:42:00Z"/>
                <w:rFonts w:ascii="Calibri" w:eastAsia="Times New Roman" w:hAnsi="Calibri"/>
                <w:color w:val="000000"/>
                <w:sz w:val="12"/>
                <w:szCs w:val="12"/>
                <w:lang w:val="en-GB" w:eastAsia="en-GB"/>
              </w:rPr>
            </w:pPr>
            <w:ins w:id="92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
          <w:p w14:paraId="07C15B36" w14:textId="77777777" w:rsidR="00F31ED3" w:rsidRPr="003A64CB" w:rsidRDefault="00F31ED3" w:rsidP="00F31ED3">
            <w:pPr>
              <w:rPr>
                <w:ins w:id="930" w:author="Julia Faillace Thiesen" w:date="2014-04-10T14:42:00Z"/>
                <w:rFonts w:ascii="Calibri" w:eastAsia="Times New Roman" w:hAnsi="Calibri"/>
                <w:color w:val="000000"/>
                <w:sz w:val="12"/>
                <w:szCs w:val="12"/>
                <w:lang w:val="en-GB" w:eastAsia="en-GB"/>
              </w:rPr>
            </w:pPr>
            <w:ins w:id="931"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1FD4CAA9" w14:textId="77777777" w:rsidR="00F31ED3" w:rsidRPr="003A64CB" w:rsidRDefault="00F31ED3" w:rsidP="00F31ED3">
            <w:pPr>
              <w:rPr>
                <w:ins w:id="932" w:author="Julia Faillace Thiesen" w:date="2014-04-10T14:42:00Z"/>
                <w:rFonts w:ascii="Calibri" w:eastAsia="Times New Roman" w:hAnsi="Calibri"/>
                <w:color w:val="000000"/>
                <w:sz w:val="12"/>
                <w:szCs w:val="12"/>
                <w:lang w:val="en-GB" w:eastAsia="en-GB"/>
              </w:rPr>
            </w:pPr>
            <w:ins w:id="93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416F7708" w14:textId="77777777" w:rsidR="00F31ED3" w:rsidRPr="003A64CB" w:rsidRDefault="00F31ED3" w:rsidP="00F31ED3">
            <w:pPr>
              <w:rPr>
                <w:ins w:id="934" w:author="Julia Faillace Thiesen" w:date="2014-04-10T14:42:00Z"/>
                <w:rFonts w:ascii="Calibri" w:eastAsia="Times New Roman" w:hAnsi="Calibri"/>
                <w:color w:val="000000"/>
                <w:sz w:val="12"/>
                <w:szCs w:val="12"/>
                <w:lang w:val="en-GB" w:eastAsia="en-GB"/>
              </w:rPr>
            </w:pPr>
            <w:ins w:id="93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D9E2F3"/>
            <w:vAlign w:val="center"/>
            <w:hideMark/>
          </w:tcPr>
          <w:p w14:paraId="6C364C3D" w14:textId="77777777" w:rsidR="00F31ED3" w:rsidRPr="003A64CB" w:rsidRDefault="00F31ED3" w:rsidP="00F31ED3">
            <w:pPr>
              <w:rPr>
                <w:ins w:id="936" w:author="Julia Faillace Thiesen" w:date="2014-04-10T14:42:00Z"/>
                <w:rFonts w:ascii="Calibri" w:eastAsia="Times New Roman" w:hAnsi="Calibri"/>
                <w:color w:val="000000"/>
                <w:sz w:val="12"/>
                <w:szCs w:val="12"/>
                <w:lang w:val="en-GB" w:eastAsia="en-GB"/>
              </w:rPr>
            </w:pPr>
            <w:ins w:id="937" w:author="Julia Faillace Thiesen" w:date="2014-04-10T14:42:00Z">
              <w:r w:rsidRPr="003A64CB">
                <w:rPr>
                  <w:rFonts w:ascii="Calibri" w:eastAsia="Times New Roman" w:hAnsi="Calibri"/>
                  <w:color w:val="000000"/>
                  <w:sz w:val="12"/>
                  <w:szCs w:val="12"/>
                  <w:lang w:val="en-GB" w:eastAsia="en-GB"/>
                </w:rPr>
                <w:t>X</w:t>
              </w:r>
            </w:ins>
          </w:p>
        </w:tc>
        <w:tc>
          <w:tcPr>
            <w:tcW w:w="992" w:type="dxa"/>
            <w:tcBorders>
              <w:top w:val="nil"/>
              <w:left w:val="nil"/>
              <w:bottom w:val="single" w:sz="4" w:space="0" w:color="auto"/>
              <w:right w:val="single" w:sz="4" w:space="0" w:color="auto"/>
            </w:tcBorders>
            <w:shd w:val="clear" w:color="auto" w:fill="auto"/>
            <w:noWrap/>
            <w:vAlign w:val="center"/>
            <w:hideMark/>
          </w:tcPr>
          <w:p w14:paraId="7A17B44C" w14:textId="77777777" w:rsidR="00F31ED3" w:rsidRPr="003A64CB" w:rsidRDefault="00F31ED3" w:rsidP="00F31ED3">
            <w:pPr>
              <w:rPr>
                <w:ins w:id="938" w:author="Julia Faillace Thiesen" w:date="2014-04-10T14:42:00Z"/>
                <w:rFonts w:ascii="Calibri" w:eastAsia="Times New Roman" w:hAnsi="Calibri"/>
                <w:color w:val="000000"/>
                <w:sz w:val="12"/>
                <w:szCs w:val="12"/>
                <w:lang w:val="en-GB" w:eastAsia="en-GB"/>
              </w:rPr>
            </w:pPr>
            <w:ins w:id="939"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vAlign w:val="center"/>
            <w:hideMark/>
          </w:tcPr>
          <w:p w14:paraId="7A6CB66D" w14:textId="77777777" w:rsidR="00F31ED3" w:rsidRPr="003A64CB" w:rsidRDefault="00F31ED3" w:rsidP="00F31ED3">
            <w:pPr>
              <w:rPr>
                <w:ins w:id="940" w:author="Julia Faillace Thiesen" w:date="2014-04-10T14:42:00Z"/>
                <w:rFonts w:ascii="Calibri" w:eastAsia="Times New Roman" w:hAnsi="Calibri"/>
                <w:color w:val="000000"/>
                <w:sz w:val="12"/>
                <w:szCs w:val="12"/>
                <w:lang w:val="en-GB" w:eastAsia="en-GB"/>
              </w:rPr>
            </w:pPr>
            <w:ins w:id="941"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auto" w:fill="auto"/>
            <w:noWrap/>
            <w:vAlign w:val="center"/>
            <w:hideMark/>
          </w:tcPr>
          <w:p w14:paraId="379F6650" w14:textId="77777777" w:rsidR="00F31ED3" w:rsidRPr="003A64CB" w:rsidRDefault="00F31ED3" w:rsidP="00F31ED3">
            <w:pPr>
              <w:rPr>
                <w:ins w:id="942" w:author="Julia Faillace Thiesen" w:date="2014-04-10T14:42:00Z"/>
                <w:rFonts w:ascii="Calibri" w:eastAsia="Times New Roman" w:hAnsi="Calibri"/>
                <w:color w:val="000000"/>
                <w:sz w:val="12"/>
                <w:szCs w:val="12"/>
                <w:lang w:val="en-GB" w:eastAsia="en-GB"/>
              </w:rPr>
            </w:pPr>
            <w:ins w:id="943"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35A1CC93" w14:textId="77777777" w:rsidTr="00354708">
        <w:trPr>
          <w:trHeight w:val="213"/>
          <w:ins w:id="944" w:author="Julia Faillace Thiesen" w:date="2014-04-10T14:42:00Z"/>
        </w:trPr>
        <w:tc>
          <w:tcPr>
            <w:tcW w:w="668" w:type="dxa"/>
            <w:tcBorders>
              <w:top w:val="nil"/>
              <w:left w:val="single" w:sz="4" w:space="0" w:color="auto"/>
              <w:bottom w:val="single" w:sz="4" w:space="0" w:color="auto"/>
              <w:right w:val="single" w:sz="4" w:space="0" w:color="auto"/>
            </w:tcBorders>
            <w:shd w:val="clear" w:color="000000" w:fill="FFFFFF"/>
            <w:vAlign w:val="center"/>
            <w:hideMark/>
          </w:tcPr>
          <w:p w14:paraId="17F83D63" w14:textId="77777777" w:rsidR="00F31ED3" w:rsidRPr="003A64CB" w:rsidRDefault="00F31ED3" w:rsidP="00F31ED3">
            <w:pPr>
              <w:rPr>
                <w:ins w:id="945" w:author="Julia Faillace Thiesen" w:date="2014-04-10T14:42:00Z"/>
                <w:rFonts w:ascii="Calibri" w:eastAsia="Times New Roman" w:hAnsi="Calibri"/>
                <w:color w:val="000000"/>
                <w:sz w:val="12"/>
                <w:szCs w:val="12"/>
                <w:lang w:val="en-GB" w:eastAsia="en-GB"/>
              </w:rPr>
            </w:pPr>
            <w:ins w:id="946" w:author="Julia Faillace Thiesen" w:date="2014-04-10T14:42:00Z">
              <w:r w:rsidRPr="003A64CB">
                <w:rPr>
                  <w:rFonts w:ascii="Calibri" w:eastAsia="Times New Roman" w:hAnsi="Calibri"/>
                  <w:color w:val="000000"/>
                  <w:sz w:val="12"/>
                  <w:szCs w:val="12"/>
                  <w:lang w:eastAsia="en-GB"/>
                </w:rPr>
                <w:t>9-13 Jun</w:t>
              </w:r>
            </w:ins>
          </w:p>
        </w:tc>
        <w:tc>
          <w:tcPr>
            <w:tcW w:w="841" w:type="dxa"/>
            <w:tcBorders>
              <w:top w:val="nil"/>
              <w:left w:val="nil"/>
              <w:bottom w:val="single" w:sz="4" w:space="0" w:color="auto"/>
              <w:right w:val="single" w:sz="4" w:space="0" w:color="auto"/>
            </w:tcBorders>
            <w:shd w:val="clear" w:color="000000" w:fill="D9E2F3"/>
            <w:vAlign w:val="center"/>
            <w:hideMark/>
          </w:tcPr>
          <w:p w14:paraId="2957AC26" w14:textId="77777777" w:rsidR="00F31ED3" w:rsidRPr="003A64CB" w:rsidRDefault="00F31ED3" w:rsidP="00F31ED3">
            <w:pPr>
              <w:rPr>
                <w:ins w:id="947" w:author="Julia Faillace Thiesen" w:date="2014-04-10T14:42:00Z"/>
                <w:rFonts w:ascii="Calibri" w:eastAsia="Times New Roman" w:hAnsi="Calibri"/>
                <w:color w:val="000000"/>
                <w:sz w:val="12"/>
                <w:szCs w:val="12"/>
                <w:lang w:val="en-GB" w:eastAsia="en-GB"/>
              </w:rPr>
            </w:pPr>
            <w:ins w:id="948"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
          <w:p w14:paraId="2373F597" w14:textId="77777777" w:rsidR="00F31ED3" w:rsidRPr="003A64CB" w:rsidRDefault="00F31ED3" w:rsidP="00F31ED3">
            <w:pPr>
              <w:rPr>
                <w:ins w:id="949" w:author="Julia Faillace Thiesen" w:date="2014-04-10T14:42:00Z"/>
                <w:rFonts w:ascii="Calibri" w:eastAsia="Times New Roman" w:hAnsi="Calibri"/>
                <w:color w:val="000000"/>
                <w:sz w:val="12"/>
                <w:szCs w:val="12"/>
                <w:lang w:val="en-GB" w:eastAsia="en-GB"/>
              </w:rPr>
            </w:pPr>
            <w:ins w:id="950"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32A155C8" w14:textId="77777777" w:rsidR="00F31ED3" w:rsidRPr="003A64CB" w:rsidRDefault="00F31ED3" w:rsidP="00F31ED3">
            <w:pPr>
              <w:rPr>
                <w:ins w:id="951" w:author="Julia Faillace Thiesen" w:date="2014-04-10T14:42:00Z"/>
                <w:rFonts w:ascii="Calibri" w:eastAsia="Times New Roman" w:hAnsi="Calibri"/>
                <w:color w:val="000000"/>
                <w:sz w:val="12"/>
                <w:szCs w:val="12"/>
                <w:lang w:val="en-GB" w:eastAsia="en-GB"/>
              </w:rPr>
            </w:pPr>
            <w:ins w:id="95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
          <w:p w14:paraId="7264AEC6" w14:textId="77777777" w:rsidR="00F31ED3" w:rsidRPr="003A64CB" w:rsidRDefault="00F31ED3" w:rsidP="00F31ED3">
            <w:pPr>
              <w:rPr>
                <w:ins w:id="953" w:author="Julia Faillace Thiesen" w:date="2014-04-10T14:42:00Z"/>
                <w:rFonts w:ascii="Calibri" w:eastAsia="Times New Roman" w:hAnsi="Calibri"/>
                <w:color w:val="000000"/>
                <w:sz w:val="12"/>
                <w:szCs w:val="12"/>
                <w:lang w:val="en-GB" w:eastAsia="en-GB"/>
              </w:rPr>
            </w:pPr>
            <w:ins w:id="954"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
          <w:p w14:paraId="1B91C8F5" w14:textId="77777777" w:rsidR="00F31ED3" w:rsidRPr="003A64CB" w:rsidRDefault="00F31ED3" w:rsidP="00F31ED3">
            <w:pPr>
              <w:rPr>
                <w:ins w:id="955" w:author="Julia Faillace Thiesen" w:date="2014-04-10T14:42:00Z"/>
                <w:rFonts w:ascii="Calibri" w:eastAsia="Times New Roman" w:hAnsi="Calibri"/>
                <w:color w:val="000000"/>
                <w:sz w:val="12"/>
                <w:szCs w:val="12"/>
                <w:lang w:val="en-GB" w:eastAsia="en-GB"/>
              </w:rPr>
            </w:pPr>
            <w:ins w:id="95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42D72F8D" w14:textId="77777777" w:rsidR="00F31ED3" w:rsidRPr="003A64CB" w:rsidRDefault="00F31ED3" w:rsidP="00F31ED3">
            <w:pPr>
              <w:rPr>
                <w:ins w:id="957" w:author="Julia Faillace Thiesen" w:date="2014-04-10T14:42:00Z"/>
                <w:rFonts w:ascii="Calibri" w:eastAsia="Times New Roman" w:hAnsi="Calibri"/>
                <w:color w:val="000000"/>
                <w:sz w:val="12"/>
                <w:szCs w:val="12"/>
                <w:lang w:val="en-GB" w:eastAsia="en-GB"/>
              </w:rPr>
            </w:pPr>
            <w:ins w:id="958"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D9E2F3"/>
            <w:vAlign w:val="center"/>
            <w:hideMark/>
          </w:tcPr>
          <w:p w14:paraId="5448182D" w14:textId="77777777" w:rsidR="00F31ED3" w:rsidRPr="003A64CB" w:rsidRDefault="00F31ED3" w:rsidP="00F31ED3">
            <w:pPr>
              <w:rPr>
                <w:ins w:id="959" w:author="Julia Faillace Thiesen" w:date="2014-04-10T14:42:00Z"/>
                <w:rFonts w:ascii="Calibri" w:eastAsia="Times New Roman" w:hAnsi="Calibri"/>
                <w:color w:val="000000"/>
                <w:sz w:val="12"/>
                <w:szCs w:val="12"/>
                <w:lang w:val="en-GB" w:eastAsia="en-GB"/>
              </w:rPr>
            </w:pPr>
            <w:ins w:id="960" w:author="Julia Faillace Thiesen" w:date="2014-04-10T14:42:00Z">
              <w:r w:rsidRPr="003A64CB">
                <w:rPr>
                  <w:rFonts w:ascii="Calibri" w:eastAsia="Times New Roman" w:hAnsi="Calibri"/>
                  <w:color w:val="000000"/>
                  <w:sz w:val="12"/>
                  <w:szCs w:val="12"/>
                  <w:lang w:eastAsia="en-GB"/>
                </w:rPr>
                <w:t>X</w:t>
              </w:r>
            </w:ins>
          </w:p>
        </w:tc>
        <w:tc>
          <w:tcPr>
            <w:tcW w:w="992" w:type="dxa"/>
            <w:tcBorders>
              <w:top w:val="nil"/>
              <w:left w:val="nil"/>
              <w:bottom w:val="single" w:sz="4" w:space="0" w:color="auto"/>
              <w:right w:val="single" w:sz="4" w:space="0" w:color="auto"/>
            </w:tcBorders>
            <w:shd w:val="clear" w:color="000000" w:fill="FFFFFF"/>
            <w:vAlign w:val="center"/>
            <w:hideMark/>
          </w:tcPr>
          <w:p w14:paraId="6CD45C06" w14:textId="77777777" w:rsidR="00F31ED3" w:rsidRPr="003A64CB" w:rsidRDefault="00F31ED3" w:rsidP="00F31ED3">
            <w:pPr>
              <w:rPr>
                <w:ins w:id="961" w:author="Julia Faillace Thiesen" w:date="2014-04-10T14:42:00Z"/>
                <w:rFonts w:ascii="Calibri" w:eastAsia="Times New Roman" w:hAnsi="Calibri"/>
                <w:color w:val="000000"/>
                <w:sz w:val="12"/>
                <w:szCs w:val="12"/>
                <w:lang w:val="en-GB" w:eastAsia="en-GB"/>
              </w:rPr>
            </w:pPr>
            <w:ins w:id="962"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
          <w:p w14:paraId="29DB3EAD" w14:textId="77777777" w:rsidR="00F31ED3" w:rsidRPr="003A64CB" w:rsidRDefault="00F31ED3" w:rsidP="00F31ED3">
            <w:pPr>
              <w:rPr>
                <w:ins w:id="963" w:author="Julia Faillace Thiesen" w:date="2014-04-10T14:42:00Z"/>
                <w:rFonts w:ascii="Calibri" w:eastAsia="Times New Roman" w:hAnsi="Calibri"/>
                <w:color w:val="000000"/>
                <w:sz w:val="12"/>
                <w:szCs w:val="12"/>
                <w:lang w:val="en-GB" w:eastAsia="en-GB"/>
              </w:rPr>
            </w:pPr>
            <w:ins w:id="964"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FFFFFF"/>
            <w:vAlign w:val="center"/>
            <w:hideMark/>
          </w:tcPr>
          <w:p w14:paraId="5B004D49" w14:textId="77777777" w:rsidR="00F31ED3" w:rsidRPr="003A64CB" w:rsidRDefault="00F31ED3" w:rsidP="00F31ED3">
            <w:pPr>
              <w:rPr>
                <w:ins w:id="965" w:author="Julia Faillace Thiesen" w:date="2014-04-10T14:42:00Z"/>
                <w:rFonts w:ascii="Calibri" w:eastAsia="Times New Roman" w:hAnsi="Calibri"/>
                <w:color w:val="000000"/>
                <w:sz w:val="12"/>
                <w:szCs w:val="12"/>
                <w:lang w:val="en-GB" w:eastAsia="en-GB"/>
              </w:rPr>
            </w:pPr>
            <w:ins w:id="966"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3DE79E41" w14:textId="77777777" w:rsidTr="00745F73">
        <w:tblPrEx>
          <w:tblPrExChange w:id="967" w:author="Julia Faillace Thiesen" w:date="2014-04-11T16:58:00Z">
            <w:tblPrEx>
              <w:tblW w:w="9776" w:type="dxa"/>
            </w:tblPrEx>
          </w:tblPrExChange>
        </w:tblPrEx>
        <w:trPr>
          <w:trHeight w:val="213"/>
          <w:ins w:id="968" w:author="Julia Faillace Thiesen" w:date="2014-04-10T14:42:00Z"/>
          <w:trPrChange w:id="969" w:author="Julia Faillace Thiesen" w:date="2014-04-11T16:58: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970" w:author="Julia Faillace Thiesen" w:date="2014-04-11T16:58: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1B320230" w14:textId="77777777" w:rsidR="00F31ED3" w:rsidRPr="003A64CB" w:rsidRDefault="00F31ED3" w:rsidP="00F31ED3">
            <w:pPr>
              <w:rPr>
                <w:ins w:id="971" w:author="Julia Faillace Thiesen" w:date="2014-04-10T14:42:00Z"/>
                <w:rFonts w:ascii="Calibri" w:eastAsia="Times New Roman" w:hAnsi="Calibri"/>
                <w:color w:val="000000"/>
                <w:sz w:val="12"/>
                <w:szCs w:val="12"/>
                <w:lang w:val="en-GB" w:eastAsia="en-GB"/>
              </w:rPr>
            </w:pPr>
            <w:ins w:id="972" w:author="Julia Faillace Thiesen" w:date="2014-04-10T14:42:00Z">
              <w:r w:rsidRPr="003A64CB">
                <w:rPr>
                  <w:rFonts w:ascii="Calibri" w:eastAsia="Times New Roman" w:hAnsi="Calibri"/>
                  <w:color w:val="000000"/>
                  <w:sz w:val="12"/>
                  <w:szCs w:val="12"/>
                  <w:lang w:eastAsia="en-GB"/>
                </w:rPr>
                <w:t>16-20 Jun</w:t>
              </w:r>
            </w:ins>
          </w:p>
        </w:tc>
        <w:tc>
          <w:tcPr>
            <w:tcW w:w="841" w:type="dxa"/>
            <w:tcBorders>
              <w:top w:val="nil"/>
              <w:left w:val="nil"/>
              <w:bottom w:val="single" w:sz="4" w:space="0" w:color="auto"/>
              <w:right w:val="single" w:sz="4" w:space="0" w:color="auto"/>
            </w:tcBorders>
            <w:shd w:val="clear" w:color="000000" w:fill="D9E2F3"/>
            <w:vAlign w:val="center"/>
            <w:hideMark/>
            <w:tcPrChange w:id="973" w:author="Julia Faillace Thiesen" w:date="2014-04-11T16:58: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688ABCA8" w14:textId="77777777" w:rsidR="00F31ED3" w:rsidRPr="003A64CB" w:rsidRDefault="00F31ED3" w:rsidP="00F31ED3">
            <w:pPr>
              <w:rPr>
                <w:ins w:id="974" w:author="Julia Faillace Thiesen" w:date="2014-04-10T14:42:00Z"/>
                <w:rFonts w:ascii="Calibri" w:eastAsia="Times New Roman" w:hAnsi="Calibri"/>
                <w:color w:val="000000"/>
                <w:sz w:val="12"/>
                <w:szCs w:val="12"/>
                <w:lang w:val="en-GB" w:eastAsia="en-GB"/>
              </w:rPr>
            </w:pPr>
            <w:ins w:id="975"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976" w:author="Julia Faillace Thiesen" w:date="2014-04-11T16:58: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2D747557" w14:textId="77777777" w:rsidR="00F31ED3" w:rsidRPr="003A64CB" w:rsidRDefault="00F31ED3" w:rsidP="00F31ED3">
            <w:pPr>
              <w:rPr>
                <w:ins w:id="977" w:author="Julia Faillace Thiesen" w:date="2014-04-10T14:42:00Z"/>
                <w:rFonts w:ascii="Calibri" w:eastAsia="Times New Roman" w:hAnsi="Calibri"/>
                <w:color w:val="000000"/>
                <w:sz w:val="12"/>
                <w:szCs w:val="12"/>
                <w:lang w:val="en-GB" w:eastAsia="en-GB"/>
              </w:rPr>
            </w:pPr>
            <w:ins w:id="978"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979" w:author="Julia Faillace Thiesen" w:date="2014-04-11T16:58: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67C64B31" w14:textId="77777777" w:rsidR="00F31ED3" w:rsidRPr="003A64CB" w:rsidRDefault="00F31ED3" w:rsidP="00F31ED3">
            <w:pPr>
              <w:rPr>
                <w:ins w:id="980" w:author="Julia Faillace Thiesen" w:date="2014-04-10T14:42:00Z"/>
                <w:rFonts w:ascii="Calibri" w:eastAsia="Times New Roman" w:hAnsi="Calibri"/>
                <w:color w:val="000000"/>
                <w:sz w:val="12"/>
                <w:szCs w:val="12"/>
                <w:lang w:val="en-GB" w:eastAsia="en-GB"/>
              </w:rPr>
            </w:pPr>
            <w:ins w:id="981"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982" w:author="Julia Faillace Thiesen" w:date="2014-04-11T16:58: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3D3F86AB" w14:textId="77777777" w:rsidR="00F31ED3" w:rsidRPr="003A64CB" w:rsidRDefault="00F31ED3" w:rsidP="00F31ED3">
            <w:pPr>
              <w:rPr>
                <w:ins w:id="983" w:author="Julia Faillace Thiesen" w:date="2014-04-10T14:42:00Z"/>
                <w:rFonts w:ascii="Calibri" w:eastAsia="Times New Roman" w:hAnsi="Calibri"/>
                <w:color w:val="000000"/>
                <w:sz w:val="12"/>
                <w:szCs w:val="12"/>
                <w:lang w:val="en-GB" w:eastAsia="en-GB"/>
              </w:rPr>
            </w:pPr>
            <w:ins w:id="984"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985" w:author="Julia Faillace Thiesen" w:date="2014-04-11T16:58: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491E2F3A" w14:textId="77777777" w:rsidR="00F31ED3" w:rsidRPr="003A64CB" w:rsidRDefault="00F31ED3" w:rsidP="00F31ED3">
            <w:pPr>
              <w:rPr>
                <w:ins w:id="986" w:author="Julia Faillace Thiesen" w:date="2014-04-10T14:42:00Z"/>
                <w:rFonts w:ascii="Calibri" w:eastAsia="Times New Roman" w:hAnsi="Calibri"/>
                <w:color w:val="000000"/>
                <w:sz w:val="12"/>
                <w:szCs w:val="12"/>
                <w:lang w:val="en-GB" w:eastAsia="en-GB"/>
              </w:rPr>
            </w:pPr>
            <w:ins w:id="987"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988" w:author="Julia Faillace Thiesen" w:date="2014-04-11T16:58: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2606AD7F" w14:textId="77777777" w:rsidR="00F31ED3" w:rsidRPr="003A64CB" w:rsidRDefault="00F31ED3" w:rsidP="00F31ED3">
            <w:pPr>
              <w:rPr>
                <w:ins w:id="989" w:author="Julia Faillace Thiesen" w:date="2014-04-10T14:42:00Z"/>
                <w:rFonts w:ascii="Calibri" w:eastAsia="Times New Roman" w:hAnsi="Calibri"/>
                <w:color w:val="000000"/>
                <w:sz w:val="12"/>
                <w:szCs w:val="12"/>
                <w:lang w:val="en-GB" w:eastAsia="en-GB"/>
              </w:rPr>
            </w:pPr>
            <w:ins w:id="99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991" w:author="Julia Faillace Thiesen" w:date="2014-04-11T16:58:00Z">
              <w:tcPr>
                <w:tcW w:w="992" w:type="dxa"/>
                <w:gridSpan w:val="3"/>
                <w:tcBorders>
                  <w:top w:val="nil"/>
                  <w:left w:val="nil"/>
                  <w:bottom w:val="single" w:sz="4" w:space="0" w:color="auto"/>
                  <w:right w:val="single" w:sz="4" w:space="0" w:color="auto"/>
                </w:tcBorders>
                <w:shd w:val="clear" w:color="auto" w:fill="auto"/>
                <w:vAlign w:val="center"/>
                <w:hideMark/>
              </w:tcPr>
            </w:tcPrChange>
          </w:tcPr>
          <w:p w14:paraId="693AAA6A" w14:textId="77777777" w:rsidR="00F31ED3" w:rsidRPr="003A64CB" w:rsidRDefault="00F31ED3" w:rsidP="00F31ED3">
            <w:pPr>
              <w:rPr>
                <w:ins w:id="992" w:author="Julia Faillace Thiesen" w:date="2014-04-10T14:42:00Z"/>
                <w:rFonts w:ascii="Calibri" w:eastAsia="Times New Roman" w:hAnsi="Calibri"/>
                <w:color w:val="000000"/>
                <w:sz w:val="12"/>
                <w:szCs w:val="12"/>
                <w:lang w:val="en-GB" w:eastAsia="en-GB"/>
              </w:rPr>
            </w:pPr>
            <w:ins w:id="993"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D9E2F3"/>
            <w:vAlign w:val="center"/>
            <w:hideMark/>
            <w:tcPrChange w:id="994" w:author="Julia Faillace Thiesen" w:date="2014-04-11T16:58:00Z">
              <w:tcPr>
                <w:tcW w:w="992" w:type="dxa"/>
                <w:gridSpan w:val="3"/>
                <w:tcBorders>
                  <w:top w:val="nil"/>
                  <w:left w:val="nil"/>
                  <w:bottom w:val="single" w:sz="4" w:space="0" w:color="auto"/>
                  <w:right w:val="single" w:sz="4" w:space="0" w:color="auto"/>
                </w:tcBorders>
                <w:shd w:val="clear" w:color="000000" w:fill="D9E2F3"/>
                <w:vAlign w:val="center"/>
                <w:hideMark/>
              </w:tcPr>
            </w:tcPrChange>
          </w:tcPr>
          <w:p w14:paraId="0AA89714" w14:textId="77777777" w:rsidR="00F31ED3" w:rsidRPr="003A64CB" w:rsidRDefault="00F31ED3" w:rsidP="00F31ED3">
            <w:pPr>
              <w:rPr>
                <w:ins w:id="995" w:author="Julia Faillace Thiesen" w:date="2014-04-10T14:42:00Z"/>
                <w:rFonts w:ascii="Calibri" w:eastAsia="Times New Roman" w:hAnsi="Calibri"/>
                <w:color w:val="000000"/>
                <w:sz w:val="12"/>
                <w:szCs w:val="12"/>
                <w:lang w:val="en-GB" w:eastAsia="en-GB"/>
              </w:rPr>
            </w:pPr>
            <w:ins w:id="996" w:author="Julia Faillace Thiesen" w:date="2014-04-10T14:42:00Z">
              <w:r w:rsidRPr="003A64CB">
                <w:rPr>
                  <w:rFonts w:ascii="Calibri" w:eastAsia="Times New Roman" w:hAnsi="Calibri"/>
                  <w:color w:val="000000"/>
                  <w:sz w:val="12"/>
                  <w:szCs w:val="12"/>
                  <w:lang w:val="en-GB" w:eastAsia="en-GB"/>
                </w:rPr>
                <w:t>X</w:t>
              </w:r>
            </w:ins>
          </w:p>
        </w:tc>
        <w:tc>
          <w:tcPr>
            <w:tcW w:w="851" w:type="dxa"/>
            <w:tcBorders>
              <w:top w:val="nil"/>
              <w:left w:val="nil"/>
              <w:bottom w:val="single" w:sz="4" w:space="0" w:color="auto"/>
              <w:right w:val="single" w:sz="4" w:space="0" w:color="auto"/>
            </w:tcBorders>
            <w:shd w:val="clear" w:color="000000" w:fill="FFFFFF"/>
            <w:vAlign w:val="center"/>
            <w:hideMark/>
            <w:tcPrChange w:id="997" w:author="Julia Faillace Thiesen" w:date="2014-04-11T16:58:00Z">
              <w:tcPr>
                <w:tcW w:w="851" w:type="dxa"/>
                <w:gridSpan w:val="3"/>
                <w:tcBorders>
                  <w:top w:val="nil"/>
                  <w:left w:val="nil"/>
                  <w:bottom w:val="single" w:sz="4" w:space="0" w:color="auto"/>
                  <w:right w:val="single" w:sz="4" w:space="0" w:color="auto"/>
                </w:tcBorders>
                <w:shd w:val="clear" w:color="000000" w:fill="FFFFFF"/>
                <w:vAlign w:val="center"/>
                <w:hideMark/>
              </w:tcPr>
            </w:tcPrChange>
          </w:tcPr>
          <w:p w14:paraId="00B88355" w14:textId="77777777" w:rsidR="00F31ED3" w:rsidRPr="003A64CB" w:rsidRDefault="00F31ED3" w:rsidP="00F31ED3">
            <w:pPr>
              <w:rPr>
                <w:ins w:id="998" w:author="Julia Faillace Thiesen" w:date="2014-04-10T14:42:00Z"/>
                <w:rFonts w:ascii="Calibri" w:eastAsia="Times New Roman" w:hAnsi="Calibri"/>
                <w:color w:val="000000"/>
                <w:sz w:val="12"/>
                <w:szCs w:val="12"/>
                <w:lang w:val="en-GB" w:eastAsia="en-GB"/>
              </w:rPr>
            </w:pPr>
            <w:ins w:id="999"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auto" w:fill="FFFFFF" w:themeFill="background1"/>
            <w:vAlign w:val="center"/>
            <w:hideMark/>
            <w:tcPrChange w:id="1000" w:author="Julia Faillace Thiesen" w:date="2014-04-11T16:58:00Z">
              <w:tcPr>
                <w:tcW w:w="850" w:type="dxa"/>
                <w:gridSpan w:val="3"/>
                <w:tcBorders>
                  <w:top w:val="nil"/>
                  <w:left w:val="nil"/>
                  <w:bottom w:val="single" w:sz="4" w:space="0" w:color="auto"/>
                  <w:right w:val="single" w:sz="4" w:space="0" w:color="auto"/>
                </w:tcBorders>
                <w:shd w:val="clear" w:color="000000" w:fill="FFFFFF"/>
                <w:vAlign w:val="center"/>
                <w:hideMark/>
              </w:tcPr>
            </w:tcPrChange>
          </w:tcPr>
          <w:p w14:paraId="4192F5AC" w14:textId="77777777" w:rsidR="00F31ED3" w:rsidRPr="003A64CB" w:rsidRDefault="00F31ED3" w:rsidP="00F31ED3">
            <w:pPr>
              <w:rPr>
                <w:ins w:id="1001" w:author="Julia Faillace Thiesen" w:date="2014-04-10T14:42:00Z"/>
                <w:rFonts w:ascii="Calibri" w:eastAsia="Times New Roman" w:hAnsi="Calibri"/>
                <w:color w:val="000000"/>
                <w:sz w:val="12"/>
                <w:szCs w:val="12"/>
                <w:lang w:val="en-GB" w:eastAsia="en-GB"/>
              </w:rPr>
            </w:pPr>
            <w:ins w:id="1002" w:author="Julia Faillace Thiesen" w:date="2014-04-10T14:42:00Z">
              <w:r w:rsidRPr="003A64CB">
                <w:rPr>
                  <w:rFonts w:ascii="Calibri" w:eastAsia="Times New Roman" w:hAnsi="Calibri"/>
                  <w:color w:val="000000"/>
                  <w:sz w:val="12"/>
                  <w:szCs w:val="12"/>
                  <w:lang w:val="en-GB" w:eastAsia="en-GB"/>
                </w:rPr>
                <w:t> </w:t>
              </w:r>
            </w:ins>
          </w:p>
        </w:tc>
      </w:tr>
      <w:tr w:rsidR="00354708" w:rsidRPr="003A64CB" w14:paraId="2710C178" w14:textId="77777777" w:rsidTr="00745F73">
        <w:tblPrEx>
          <w:tblPrExChange w:id="1003" w:author="Julia Faillace Thiesen" w:date="2014-04-11T16:58:00Z">
            <w:tblPrEx>
              <w:tblW w:w="9776" w:type="dxa"/>
            </w:tblPrEx>
          </w:tblPrExChange>
        </w:tblPrEx>
        <w:trPr>
          <w:trHeight w:val="213"/>
          <w:ins w:id="1004" w:author="Julia Faillace Thiesen" w:date="2014-04-10T14:42:00Z"/>
          <w:trPrChange w:id="1005" w:author="Julia Faillace Thiesen" w:date="2014-04-11T16:58: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1006" w:author="Julia Faillace Thiesen" w:date="2014-04-11T16:58: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79AEEF96" w14:textId="77777777" w:rsidR="00F31ED3" w:rsidRPr="003A64CB" w:rsidRDefault="00F31ED3" w:rsidP="00F31ED3">
            <w:pPr>
              <w:rPr>
                <w:ins w:id="1007" w:author="Julia Faillace Thiesen" w:date="2014-04-10T14:42:00Z"/>
                <w:rFonts w:ascii="Calibri" w:eastAsia="Times New Roman" w:hAnsi="Calibri"/>
                <w:color w:val="000000"/>
                <w:sz w:val="12"/>
                <w:szCs w:val="12"/>
                <w:lang w:val="en-GB" w:eastAsia="en-GB"/>
              </w:rPr>
            </w:pPr>
            <w:ins w:id="1008" w:author="Julia Faillace Thiesen" w:date="2014-04-10T14:42:00Z">
              <w:r w:rsidRPr="003A64CB">
                <w:rPr>
                  <w:rFonts w:ascii="Calibri" w:eastAsia="Times New Roman" w:hAnsi="Calibri"/>
                  <w:color w:val="000000"/>
                  <w:sz w:val="12"/>
                  <w:szCs w:val="12"/>
                  <w:lang w:eastAsia="en-GB"/>
                </w:rPr>
                <w:t>23-27 Jun</w:t>
              </w:r>
            </w:ins>
          </w:p>
        </w:tc>
        <w:tc>
          <w:tcPr>
            <w:tcW w:w="841" w:type="dxa"/>
            <w:tcBorders>
              <w:top w:val="nil"/>
              <w:left w:val="nil"/>
              <w:bottom w:val="single" w:sz="4" w:space="0" w:color="auto"/>
              <w:right w:val="single" w:sz="4" w:space="0" w:color="auto"/>
            </w:tcBorders>
            <w:shd w:val="clear" w:color="000000" w:fill="D9E2F3"/>
            <w:vAlign w:val="center"/>
            <w:hideMark/>
            <w:tcPrChange w:id="1009" w:author="Julia Faillace Thiesen" w:date="2014-04-11T16:58: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472A54BD" w14:textId="77777777" w:rsidR="00F31ED3" w:rsidRPr="003A64CB" w:rsidRDefault="00F31ED3" w:rsidP="00F31ED3">
            <w:pPr>
              <w:rPr>
                <w:ins w:id="1010" w:author="Julia Faillace Thiesen" w:date="2014-04-10T14:42:00Z"/>
                <w:rFonts w:ascii="Calibri" w:eastAsia="Times New Roman" w:hAnsi="Calibri"/>
                <w:color w:val="000000"/>
                <w:sz w:val="12"/>
                <w:szCs w:val="12"/>
                <w:lang w:val="en-GB" w:eastAsia="en-GB"/>
              </w:rPr>
            </w:pPr>
            <w:ins w:id="1011"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1012" w:author="Julia Faillace Thiesen" w:date="2014-04-11T16:58: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3E01AB41" w14:textId="77777777" w:rsidR="00F31ED3" w:rsidRPr="003A64CB" w:rsidRDefault="00F31ED3" w:rsidP="00F31ED3">
            <w:pPr>
              <w:rPr>
                <w:ins w:id="1013" w:author="Julia Faillace Thiesen" w:date="2014-04-10T14:42:00Z"/>
                <w:rFonts w:ascii="Calibri" w:eastAsia="Times New Roman" w:hAnsi="Calibri"/>
                <w:color w:val="000000"/>
                <w:sz w:val="12"/>
                <w:szCs w:val="12"/>
                <w:lang w:val="en-GB" w:eastAsia="en-GB"/>
              </w:rPr>
            </w:pPr>
            <w:ins w:id="1014"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1015" w:author="Julia Faillace Thiesen" w:date="2014-04-11T16:58: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6113B939" w14:textId="77777777" w:rsidR="00F31ED3" w:rsidRPr="003A64CB" w:rsidRDefault="00F31ED3" w:rsidP="00F31ED3">
            <w:pPr>
              <w:rPr>
                <w:ins w:id="1016" w:author="Julia Faillace Thiesen" w:date="2014-04-10T14:42:00Z"/>
                <w:rFonts w:ascii="Calibri" w:eastAsia="Times New Roman" w:hAnsi="Calibri"/>
                <w:color w:val="000000"/>
                <w:sz w:val="12"/>
                <w:szCs w:val="12"/>
                <w:lang w:val="en-GB" w:eastAsia="en-GB"/>
              </w:rPr>
            </w:pPr>
            <w:ins w:id="101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018" w:author="Julia Faillace Thiesen" w:date="2014-04-11T16:58: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4CB5AD07" w14:textId="77777777" w:rsidR="00F31ED3" w:rsidRPr="003A64CB" w:rsidRDefault="00F31ED3" w:rsidP="00F31ED3">
            <w:pPr>
              <w:rPr>
                <w:ins w:id="1019" w:author="Julia Faillace Thiesen" w:date="2014-04-10T14:42:00Z"/>
                <w:rFonts w:ascii="Calibri" w:eastAsia="Times New Roman" w:hAnsi="Calibri"/>
                <w:color w:val="000000"/>
                <w:sz w:val="12"/>
                <w:szCs w:val="12"/>
                <w:lang w:val="en-GB" w:eastAsia="en-GB"/>
              </w:rPr>
            </w:pPr>
            <w:ins w:id="1020"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1021" w:author="Julia Faillace Thiesen" w:date="2014-04-11T16:58: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70BBBFE7" w14:textId="77777777" w:rsidR="00F31ED3" w:rsidRPr="003A64CB" w:rsidRDefault="00F31ED3" w:rsidP="00F31ED3">
            <w:pPr>
              <w:rPr>
                <w:ins w:id="1022" w:author="Julia Faillace Thiesen" w:date="2014-04-10T14:42:00Z"/>
                <w:rFonts w:ascii="Calibri" w:eastAsia="Times New Roman" w:hAnsi="Calibri"/>
                <w:color w:val="000000"/>
                <w:sz w:val="12"/>
                <w:szCs w:val="12"/>
                <w:lang w:val="en-GB" w:eastAsia="en-GB"/>
              </w:rPr>
            </w:pPr>
            <w:ins w:id="102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1024" w:author="Julia Faillace Thiesen" w:date="2014-04-11T16:58: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6DBE035E" w14:textId="77777777" w:rsidR="00F31ED3" w:rsidRPr="003A64CB" w:rsidRDefault="00F31ED3" w:rsidP="00F31ED3">
            <w:pPr>
              <w:rPr>
                <w:ins w:id="1025" w:author="Julia Faillace Thiesen" w:date="2014-04-10T14:42:00Z"/>
                <w:rFonts w:ascii="Calibri" w:eastAsia="Times New Roman" w:hAnsi="Calibri"/>
                <w:color w:val="000000"/>
                <w:sz w:val="12"/>
                <w:szCs w:val="12"/>
                <w:lang w:val="en-GB" w:eastAsia="en-GB"/>
              </w:rPr>
            </w:pPr>
            <w:ins w:id="102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tcPrChange w:id="1027" w:author="Julia Faillace Thiesen" w:date="2014-04-11T16:58:00Z">
              <w:tcPr>
                <w:tcW w:w="992" w:type="dxa"/>
                <w:gridSpan w:val="3"/>
                <w:tcBorders>
                  <w:top w:val="nil"/>
                  <w:left w:val="nil"/>
                  <w:bottom w:val="single" w:sz="4" w:space="0" w:color="auto"/>
                  <w:right w:val="single" w:sz="4" w:space="0" w:color="auto"/>
                </w:tcBorders>
                <w:shd w:val="clear" w:color="000000" w:fill="FFFFFF"/>
                <w:vAlign w:val="center"/>
              </w:tcPr>
            </w:tcPrChange>
          </w:tcPr>
          <w:p w14:paraId="2D941021" w14:textId="565A677B" w:rsidR="00F31ED3" w:rsidRPr="003A64CB" w:rsidRDefault="00F31ED3" w:rsidP="00F31ED3">
            <w:pPr>
              <w:rPr>
                <w:ins w:id="1028" w:author="Julia Faillace Thiesen" w:date="2014-04-10T14:42:00Z"/>
                <w:rFonts w:ascii="Calibri" w:eastAsia="Times New Roman" w:hAnsi="Calibri"/>
                <w:color w:val="000000"/>
                <w:sz w:val="12"/>
                <w:szCs w:val="12"/>
                <w:lang w:val="en-GB" w:eastAsia="en-GB"/>
              </w:rPr>
            </w:pPr>
          </w:p>
        </w:tc>
        <w:tc>
          <w:tcPr>
            <w:tcW w:w="992" w:type="dxa"/>
            <w:tcBorders>
              <w:top w:val="nil"/>
              <w:left w:val="nil"/>
              <w:bottom w:val="single" w:sz="4" w:space="0" w:color="auto"/>
              <w:right w:val="single" w:sz="4" w:space="0" w:color="auto"/>
            </w:tcBorders>
            <w:shd w:val="clear" w:color="auto" w:fill="auto"/>
            <w:vAlign w:val="center"/>
            <w:tcPrChange w:id="1029" w:author="Julia Faillace Thiesen" w:date="2014-04-11T16:58:00Z">
              <w:tcPr>
                <w:tcW w:w="992" w:type="dxa"/>
                <w:gridSpan w:val="3"/>
                <w:tcBorders>
                  <w:top w:val="nil"/>
                  <w:left w:val="nil"/>
                  <w:bottom w:val="single" w:sz="4" w:space="0" w:color="auto"/>
                  <w:right w:val="single" w:sz="4" w:space="0" w:color="auto"/>
                </w:tcBorders>
                <w:shd w:val="clear" w:color="000000" w:fill="D9E2F3"/>
                <w:vAlign w:val="center"/>
              </w:tcPr>
            </w:tcPrChange>
          </w:tcPr>
          <w:p w14:paraId="243B99E2" w14:textId="5D5D10CD" w:rsidR="00F31ED3" w:rsidRPr="003A64CB" w:rsidRDefault="00F31ED3" w:rsidP="00F31ED3">
            <w:pPr>
              <w:rPr>
                <w:ins w:id="1030" w:author="Julia Faillace Thiesen" w:date="2014-04-10T14:42:00Z"/>
                <w:rFonts w:ascii="Calibri" w:eastAsia="Times New Roman" w:hAnsi="Calibri"/>
                <w:color w:val="000000"/>
                <w:sz w:val="12"/>
                <w:szCs w:val="12"/>
                <w:lang w:val="en-GB" w:eastAsia="en-GB"/>
              </w:rPr>
            </w:pPr>
          </w:p>
        </w:tc>
        <w:tc>
          <w:tcPr>
            <w:tcW w:w="851" w:type="dxa"/>
            <w:tcBorders>
              <w:top w:val="nil"/>
              <w:left w:val="nil"/>
              <w:bottom w:val="single" w:sz="4" w:space="0" w:color="auto"/>
              <w:right w:val="single" w:sz="4" w:space="0" w:color="auto"/>
            </w:tcBorders>
            <w:shd w:val="clear" w:color="auto" w:fill="D9E2F3" w:themeFill="accent5" w:themeFillTint="33"/>
            <w:vAlign w:val="center"/>
            <w:hideMark/>
            <w:tcPrChange w:id="1031" w:author="Julia Faillace Thiesen" w:date="2014-04-11T16:58:00Z">
              <w:tcPr>
                <w:tcW w:w="851" w:type="dxa"/>
                <w:gridSpan w:val="3"/>
                <w:tcBorders>
                  <w:top w:val="nil"/>
                  <w:left w:val="nil"/>
                  <w:bottom w:val="single" w:sz="4" w:space="0" w:color="auto"/>
                  <w:right w:val="single" w:sz="4" w:space="0" w:color="auto"/>
                </w:tcBorders>
                <w:shd w:val="clear" w:color="000000" w:fill="FFFFFF"/>
                <w:vAlign w:val="center"/>
                <w:hideMark/>
              </w:tcPr>
            </w:tcPrChange>
          </w:tcPr>
          <w:p w14:paraId="1D8B290D" w14:textId="2C17DBCA" w:rsidR="00F31ED3" w:rsidRPr="003A64CB" w:rsidRDefault="00C829AE" w:rsidP="00F31ED3">
            <w:pPr>
              <w:rPr>
                <w:ins w:id="1032" w:author="Julia Faillace Thiesen" w:date="2014-04-10T14:42:00Z"/>
                <w:rFonts w:ascii="Calibri" w:eastAsia="Times New Roman" w:hAnsi="Calibri"/>
                <w:color w:val="000000"/>
                <w:sz w:val="12"/>
                <w:szCs w:val="12"/>
                <w:lang w:val="en-GB" w:eastAsia="en-GB"/>
              </w:rPr>
            </w:pPr>
            <w:ins w:id="1033" w:author="Julia Faillace Thiesen" w:date="2014-04-11T16:57:00Z">
              <w:r w:rsidRPr="003A64CB">
                <w:rPr>
                  <w:rFonts w:ascii="Calibri" w:eastAsia="Times New Roman" w:hAnsi="Calibri"/>
                  <w:color w:val="000000"/>
                  <w:sz w:val="12"/>
                  <w:szCs w:val="12"/>
                  <w:lang w:eastAsia="en-GB"/>
                </w:rPr>
                <w:t>X</w:t>
              </w:r>
            </w:ins>
          </w:p>
        </w:tc>
        <w:tc>
          <w:tcPr>
            <w:tcW w:w="850" w:type="dxa"/>
            <w:tcBorders>
              <w:top w:val="nil"/>
              <w:left w:val="nil"/>
              <w:bottom w:val="single" w:sz="4" w:space="0" w:color="auto"/>
              <w:right w:val="single" w:sz="4" w:space="0" w:color="auto"/>
            </w:tcBorders>
            <w:shd w:val="clear" w:color="auto" w:fill="FFFFFF" w:themeFill="background1"/>
            <w:vAlign w:val="center"/>
            <w:hideMark/>
            <w:tcPrChange w:id="1034" w:author="Julia Faillace Thiesen" w:date="2014-04-11T16:58:00Z">
              <w:tcPr>
                <w:tcW w:w="850" w:type="dxa"/>
                <w:gridSpan w:val="3"/>
                <w:tcBorders>
                  <w:top w:val="nil"/>
                  <w:left w:val="nil"/>
                  <w:bottom w:val="single" w:sz="4" w:space="0" w:color="auto"/>
                  <w:right w:val="single" w:sz="4" w:space="0" w:color="auto"/>
                </w:tcBorders>
                <w:shd w:val="clear" w:color="000000" w:fill="D9E2F3"/>
                <w:vAlign w:val="center"/>
                <w:hideMark/>
              </w:tcPr>
            </w:tcPrChange>
          </w:tcPr>
          <w:p w14:paraId="7EB2A92B" w14:textId="0A3B898F" w:rsidR="00F31ED3" w:rsidRPr="003A64CB" w:rsidRDefault="00F31ED3" w:rsidP="00F31ED3">
            <w:pPr>
              <w:rPr>
                <w:ins w:id="1035" w:author="Julia Faillace Thiesen" w:date="2014-04-10T14:42:00Z"/>
                <w:rFonts w:ascii="Calibri" w:eastAsia="Times New Roman" w:hAnsi="Calibri"/>
                <w:color w:val="000000"/>
                <w:sz w:val="12"/>
                <w:szCs w:val="12"/>
                <w:lang w:val="en-GB" w:eastAsia="en-GB"/>
              </w:rPr>
            </w:pPr>
          </w:p>
        </w:tc>
      </w:tr>
      <w:tr w:rsidR="00354708" w:rsidRPr="003A64CB" w14:paraId="07A3D4A2" w14:textId="77777777" w:rsidTr="00C829AE">
        <w:tblPrEx>
          <w:tblPrExChange w:id="1036" w:author="Julia Faillace Thiesen" w:date="2014-04-11T16:57:00Z">
            <w:tblPrEx>
              <w:tblW w:w="9776" w:type="dxa"/>
            </w:tblPrEx>
          </w:tblPrExChange>
        </w:tblPrEx>
        <w:trPr>
          <w:trHeight w:val="213"/>
          <w:ins w:id="1037" w:author="Julia Faillace Thiesen" w:date="2014-04-10T14:42:00Z"/>
          <w:trPrChange w:id="1038" w:author="Julia Faillace Thiesen" w:date="2014-04-11T16:57: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1039" w:author="Julia Faillace Thiesen" w:date="2014-04-11T16:57: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48DAF355" w14:textId="77777777" w:rsidR="00F31ED3" w:rsidRPr="003A64CB" w:rsidRDefault="00F31ED3" w:rsidP="00F31ED3">
            <w:pPr>
              <w:rPr>
                <w:ins w:id="1040" w:author="Julia Faillace Thiesen" w:date="2014-04-10T14:42:00Z"/>
                <w:rFonts w:ascii="Calibri" w:eastAsia="Times New Roman" w:hAnsi="Calibri"/>
                <w:color w:val="000000"/>
                <w:sz w:val="12"/>
                <w:szCs w:val="12"/>
                <w:lang w:val="en-GB" w:eastAsia="en-GB"/>
              </w:rPr>
            </w:pPr>
            <w:ins w:id="1041" w:author="Julia Faillace Thiesen" w:date="2014-04-10T14:42:00Z">
              <w:r w:rsidRPr="003A64CB">
                <w:rPr>
                  <w:rFonts w:ascii="Calibri" w:eastAsia="Times New Roman" w:hAnsi="Calibri"/>
                  <w:color w:val="000000"/>
                  <w:sz w:val="12"/>
                  <w:szCs w:val="12"/>
                  <w:lang w:eastAsia="en-GB"/>
                </w:rPr>
                <w:t>30 Jun -4 Jul</w:t>
              </w:r>
            </w:ins>
          </w:p>
        </w:tc>
        <w:tc>
          <w:tcPr>
            <w:tcW w:w="841" w:type="dxa"/>
            <w:tcBorders>
              <w:top w:val="nil"/>
              <w:left w:val="nil"/>
              <w:bottom w:val="single" w:sz="4" w:space="0" w:color="auto"/>
              <w:right w:val="single" w:sz="4" w:space="0" w:color="auto"/>
            </w:tcBorders>
            <w:shd w:val="clear" w:color="000000" w:fill="D9E2F3"/>
            <w:vAlign w:val="center"/>
            <w:hideMark/>
            <w:tcPrChange w:id="1042" w:author="Julia Faillace Thiesen" w:date="2014-04-11T16:57: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12B5DC72" w14:textId="77777777" w:rsidR="00F31ED3" w:rsidRPr="003A64CB" w:rsidRDefault="00F31ED3" w:rsidP="00F31ED3">
            <w:pPr>
              <w:rPr>
                <w:ins w:id="1043" w:author="Julia Faillace Thiesen" w:date="2014-04-10T14:42:00Z"/>
                <w:rFonts w:ascii="Calibri" w:eastAsia="Times New Roman" w:hAnsi="Calibri"/>
                <w:color w:val="000000"/>
                <w:sz w:val="12"/>
                <w:szCs w:val="12"/>
                <w:lang w:val="en-GB" w:eastAsia="en-GB"/>
              </w:rPr>
            </w:pPr>
            <w:ins w:id="1044"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1045" w:author="Julia Faillace Thiesen" w:date="2014-04-11T16:57: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65D6CFB6" w14:textId="77777777" w:rsidR="00F31ED3" w:rsidRPr="003A64CB" w:rsidRDefault="00F31ED3" w:rsidP="00F31ED3">
            <w:pPr>
              <w:rPr>
                <w:ins w:id="1046" w:author="Julia Faillace Thiesen" w:date="2014-04-10T14:42:00Z"/>
                <w:rFonts w:ascii="Calibri" w:eastAsia="Times New Roman" w:hAnsi="Calibri"/>
                <w:color w:val="000000"/>
                <w:sz w:val="12"/>
                <w:szCs w:val="12"/>
                <w:lang w:val="en-GB" w:eastAsia="en-GB"/>
              </w:rPr>
            </w:pPr>
            <w:ins w:id="1047"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1048" w:author="Julia Faillace Thiesen" w:date="2014-04-11T16:57: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7CEB7233" w14:textId="77777777" w:rsidR="00F31ED3" w:rsidRPr="003A64CB" w:rsidRDefault="00F31ED3" w:rsidP="00F31ED3">
            <w:pPr>
              <w:rPr>
                <w:ins w:id="1049" w:author="Julia Faillace Thiesen" w:date="2014-04-10T14:42:00Z"/>
                <w:rFonts w:ascii="Calibri" w:eastAsia="Times New Roman" w:hAnsi="Calibri"/>
                <w:color w:val="000000"/>
                <w:sz w:val="12"/>
                <w:szCs w:val="12"/>
                <w:lang w:val="en-GB" w:eastAsia="en-GB"/>
              </w:rPr>
            </w:pPr>
            <w:ins w:id="105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051" w:author="Julia Faillace Thiesen" w:date="2014-04-11T16:57: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6F88FCBF" w14:textId="77777777" w:rsidR="00F31ED3" w:rsidRPr="003A64CB" w:rsidRDefault="00F31ED3" w:rsidP="00F31ED3">
            <w:pPr>
              <w:rPr>
                <w:ins w:id="1052" w:author="Julia Faillace Thiesen" w:date="2014-04-10T14:42:00Z"/>
                <w:rFonts w:ascii="Calibri" w:eastAsia="Times New Roman" w:hAnsi="Calibri"/>
                <w:color w:val="000000"/>
                <w:sz w:val="12"/>
                <w:szCs w:val="12"/>
                <w:lang w:val="en-GB" w:eastAsia="en-GB"/>
              </w:rPr>
            </w:pPr>
            <w:ins w:id="1053"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1054" w:author="Julia Faillace Thiesen" w:date="2014-04-11T16:57: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75550CB7" w14:textId="77777777" w:rsidR="00F31ED3" w:rsidRPr="003A64CB" w:rsidRDefault="00F31ED3" w:rsidP="00F31ED3">
            <w:pPr>
              <w:rPr>
                <w:ins w:id="1055" w:author="Julia Faillace Thiesen" w:date="2014-04-10T14:42:00Z"/>
                <w:rFonts w:ascii="Calibri" w:eastAsia="Times New Roman" w:hAnsi="Calibri"/>
                <w:color w:val="000000"/>
                <w:sz w:val="12"/>
                <w:szCs w:val="12"/>
                <w:lang w:val="en-GB" w:eastAsia="en-GB"/>
              </w:rPr>
            </w:pPr>
            <w:ins w:id="105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1057" w:author="Julia Faillace Thiesen" w:date="2014-04-11T16:57: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5AD5C6E2" w14:textId="77777777" w:rsidR="00F31ED3" w:rsidRPr="003A64CB" w:rsidRDefault="00F31ED3" w:rsidP="00F31ED3">
            <w:pPr>
              <w:rPr>
                <w:ins w:id="1058" w:author="Julia Faillace Thiesen" w:date="2014-04-10T14:42:00Z"/>
                <w:rFonts w:ascii="Calibri" w:eastAsia="Times New Roman" w:hAnsi="Calibri"/>
                <w:color w:val="000000"/>
                <w:sz w:val="12"/>
                <w:szCs w:val="12"/>
                <w:lang w:val="en-GB" w:eastAsia="en-GB"/>
              </w:rPr>
            </w:pPr>
            <w:ins w:id="105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060"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563BB66C" w14:textId="77777777" w:rsidR="00F31ED3" w:rsidRPr="003A64CB" w:rsidRDefault="00F31ED3" w:rsidP="00F31ED3">
            <w:pPr>
              <w:rPr>
                <w:ins w:id="1061" w:author="Julia Faillace Thiesen" w:date="2014-04-10T14:42:00Z"/>
                <w:rFonts w:ascii="Calibri" w:eastAsia="Times New Roman" w:hAnsi="Calibri"/>
                <w:color w:val="000000"/>
                <w:sz w:val="12"/>
                <w:szCs w:val="12"/>
                <w:lang w:val="en-GB" w:eastAsia="en-GB"/>
              </w:rPr>
            </w:pPr>
            <w:ins w:id="106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063" w:author="Julia Faillace Thiesen" w:date="2014-04-11T16:57:00Z">
              <w:tcPr>
                <w:tcW w:w="992" w:type="dxa"/>
                <w:gridSpan w:val="3"/>
                <w:tcBorders>
                  <w:top w:val="nil"/>
                  <w:left w:val="nil"/>
                  <w:bottom w:val="single" w:sz="4" w:space="0" w:color="auto"/>
                  <w:right w:val="single" w:sz="4" w:space="0" w:color="auto"/>
                </w:tcBorders>
                <w:shd w:val="clear" w:color="000000" w:fill="D9E2F3"/>
                <w:vAlign w:val="center"/>
                <w:hideMark/>
              </w:tcPr>
            </w:tcPrChange>
          </w:tcPr>
          <w:p w14:paraId="4BD243C5" w14:textId="39967D98" w:rsidR="00F31ED3" w:rsidRPr="003A64CB" w:rsidRDefault="00F31ED3" w:rsidP="00F31ED3">
            <w:pPr>
              <w:rPr>
                <w:ins w:id="1064" w:author="Julia Faillace Thiesen" w:date="2014-04-10T14:42:00Z"/>
                <w:rFonts w:ascii="Calibri" w:eastAsia="Times New Roman" w:hAnsi="Calibri"/>
                <w:color w:val="000000"/>
                <w:sz w:val="12"/>
                <w:szCs w:val="12"/>
                <w:lang w:val="en-GB" w:eastAsia="en-GB"/>
              </w:rPr>
            </w:pPr>
          </w:p>
        </w:tc>
        <w:tc>
          <w:tcPr>
            <w:tcW w:w="851" w:type="dxa"/>
            <w:tcBorders>
              <w:top w:val="nil"/>
              <w:left w:val="nil"/>
              <w:bottom w:val="single" w:sz="4" w:space="0" w:color="auto"/>
              <w:right w:val="single" w:sz="4" w:space="0" w:color="auto"/>
            </w:tcBorders>
            <w:shd w:val="clear" w:color="000000" w:fill="FFFFFF"/>
            <w:vAlign w:val="center"/>
            <w:hideMark/>
            <w:tcPrChange w:id="1065" w:author="Julia Faillace Thiesen" w:date="2014-04-11T16:57:00Z">
              <w:tcPr>
                <w:tcW w:w="851" w:type="dxa"/>
                <w:gridSpan w:val="3"/>
                <w:tcBorders>
                  <w:top w:val="nil"/>
                  <w:left w:val="nil"/>
                  <w:bottom w:val="single" w:sz="4" w:space="0" w:color="auto"/>
                  <w:right w:val="single" w:sz="4" w:space="0" w:color="auto"/>
                </w:tcBorders>
                <w:shd w:val="clear" w:color="000000" w:fill="FFFFFF"/>
                <w:vAlign w:val="center"/>
                <w:hideMark/>
              </w:tcPr>
            </w:tcPrChange>
          </w:tcPr>
          <w:p w14:paraId="5C7EC40A" w14:textId="77777777" w:rsidR="00F31ED3" w:rsidRPr="003A64CB" w:rsidRDefault="00F31ED3" w:rsidP="00F31ED3">
            <w:pPr>
              <w:rPr>
                <w:ins w:id="1066" w:author="Julia Faillace Thiesen" w:date="2014-04-10T14:42:00Z"/>
                <w:rFonts w:ascii="Calibri" w:eastAsia="Times New Roman" w:hAnsi="Calibri"/>
                <w:color w:val="000000"/>
                <w:sz w:val="12"/>
                <w:szCs w:val="12"/>
                <w:lang w:val="en-GB" w:eastAsia="en-GB"/>
              </w:rPr>
            </w:pPr>
            <w:ins w:id="1067"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auto" w:fill="D9E2F3" w:themeFill="accent5" w:themeFillTint="33"/>
            <w:vAlign w:val="center"/>
            <w:hideMark/>
            <w:tcPrChange w:id="1068" w:author="Julia Faillace Thiesen" w:date="2014-04-11T16:57:00Z">
              <w:tcPr>
                <w:tcW w:w="850" w:type="dxa"/>
                <w:gridSpan w:val="3"/>
                <w:tcBorders>
                  <w:top w:val="nil"/>
                  <w:left w:val="nil"/>
                  <w:bottom w:val="single" w:sz="4" w:space="0" w:color="auto"/>
                  <w:right w:val="single" w:sz="4" w:space="0" w:color="auto"/>
                </w:tcBorders>
                <w:shd w:val="clear" w:color="000000" w:fill="D9E2F3"/>
                <w:vAlign w:val="center"/>
                <w:hideMark/>
              </w:tcPr>
            </w:tcPrChange>
          </w:tcPr>
          <w:p w14:paraId="0633ADEB" w14:textId="77777777" w:rsidR="00F31ED3" w:rsidRPr="003A64CB" w:rsidRDefault="00F31ED3" w:rsidP="00F31ED3">
            <w:pPr>
              <w:rPr>
                <w:ins w:id="1069" w:author="Julia Faillace Thiesen" w:date="2014-04-10T14:42:00Z"/>
                <w:rFonts w:ascii="Calibri" w:eastAsia="Times New Roman" w:hAnsi="Calibri"/>
                <w:color w:val="000000"/>
                <w:sz w:val="12"/>
                <w:szCs w:val="12"/>
                <w:lang w:val="en-GB" w:eastAsia="en-GB"/>
              </w:rPr>
            </w:pPr>
            <w:ins w:id="1070" w:author="Julia Faillace Thiesen" w:date="2014-04-10T14:42:00Z">
              <w:r w:rsidRPr="003A64CB">
                <w:rPr>
                  <w:rFonts w:ascii="Calibri" w:eastAsia="Times New Roman" w:hAnsi="Calibri"/>
                  <w:color w:val="000000"/>
                  <w:sz w:val="12"/>
                  <w:szCs w:val="12"/>
                  <w:lang w:eastAsia="en-GB"/>
                </w:rPr>
                <w:t>X</w:t>
              </w:r>
            </w:ins>
          </w:p>
        </w:tc>
      </w:tr>
      <w:tr w:rsidR="00354708" w:rsidRPr="003A64CB" w14:paraId="3AF38197" w14:textId="77777777" w:rsidTr="00C829AE">
        <w:tblPrEx>
          <w:tblPrExChange w:id="1071" w:author="Julia Faillace Thiesen" w:date="2014-04-11T16:57:00Z">
            <w:tblPrEx>
              <w:tblW w:w="9776" w:type="dxa"/>
            </w:tblPrEx>
          </w:tblPrExChange>
        </w:tblPrEx>
        <w:trPr>
          <w:trHeight w:val="213"/>
          <w:ins w:id="1072" w:author="Julia Faillace Thiesen" w:date="2014-04-10T14:42:00Z"/>
          <w:trPrChange w:id="1073" w:author="Julia Faillace Thiesen" w:date="2014-04-11T16:57: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1074" w:author="Julia Faillace Thiesen" w:date="2014-04-11T16:57: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33211089" w14:textId="77777777" w:rsidR="00F31ED3" w:rsidRPr="003A64CB" w:rsidRDefault="00F31ED3" w:rsidP="00F31ED3">
            <w:pPr>
              <w:rPr>
                <w:ins w:id="1075" w:author="Julia Faillace Thiesen" w:date="2014-04-10T14:42:00Z"/>
                <w:rFonts w:ascii="Calibri" w:eastAsia="Times New Roman" w:hAnsi="Calibri"/>
                <w:color w:val="000000"/>
                <w:sz w:val="12"/>
                <w:szCs w:val="12"/>
                <w:lang w:val="en-GB" w:eastAsia="en-GB"/>
              </w:rPr>
            </w:pPr>
            <w:ins w:id="1076" w:author="Julia Faillace Thiesen" w:date="2014-04-10T14:42:00Z">
              <w:r w:rsidRPr="003A64CB">
                <w:rPr>
                  <w:rFonts w:ascii="Calibri" w:eastAsia="Times New Roman" w:hAnsi="Calibri"/>
                  <w:color w:val="000000"/>
                  <w:sz w:val="12"/>
                  <w:szCs w:val="12"/>
                  <w:lang w:eastAsia="en-GB"/>
                </w:rPr>
                <w:t>7-11 Jul</w:t>
              </w:r>
            </w:ins>
          </w:p>
        </w:tc>
        <w:tc>
          <w:tcPr>
            <w:tcW w:w="841" w:type="dxa"/>
            <w:tcBorders>
              <w:top w:val="nil"/>
              <w:left w:val="nil"/>
              <w:bottom w:val="single" w:sz="4" w:space="0" w:color="auto"/>
              <w:right w:val="single" w:sz="4" w:space="0" w:color="auto"/>
            </w:tcBorders>
            <w:shd w:val="clear" w:color="000000" w:fill="D9E2F3"/>
            <w:vAlign w:val="center"/>
            <w:hideMark/>
            <w:tcPrChange w:id="1077" w:author="Julia Faillace Thiesen" w:date="2014-04-11T16:57: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16842EC4" w14:textId="77777777" w:rsidR="00F31ED3" w:rsidRPr="003A64CB" w:rsidRDefault="00F31ED3" w:rsidP="00F31ED3">
            <w:pPr>
              <w:rPr>
                <w:ins w:id="1078" w:author="Julia Faillace Thiesen" w:date="2014-04-10T14:42:00Z"/>
                <w:rFonts w:ascii="Calibri" w:eastAsia="Times New Roman" w:hAnsi="Calibri"/>
                <w:color w:val="000000"/>
                <w:sz w:val="12"/>
                <w:szCs w:val="12"/>
                <w:lang w:val="en-GB" w:eastAsia="en-GB"/>
              </w:rPr>
            </w:pPr>
            <w:ins w:id="1079"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1080" w:author="Julia Faillace Thiesen" w:date="2014-04-11T16:57: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6802C442" w14:textId="77777777" w:rsidR="00F31ED3" w:rsidRPr="003A64CB" w:rsidRDefault="00F31ED3" w:rsidP="00F31ED3">
            <w:pPr>
              <w:rPr>
                <w:ins w:id="1081" w:author="Julia Faillace Thiesen" w:date="2014-04-10T14:42:00Z"/>
                <w:rFonts w:ascii="Calibri" w:eastAsia="Times New Roman" w:hAnsi="Calibri"/>
                <w:color w:val="000000"/>
                <w:sz w:val="12"/>
                <w:szCs w:val="12"/>
                <w:lang w:val="en-GB" w:eastAsia="en-GB"/>
              </w:rPr>
            </w:pPr>
            <w:ins w:id="1082"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1083" w:author="Julia Faillace Thiesen" w:date="2014-04-11T16:57: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4D2FF483" w14:textId="77777777" w:rsidR="00F31ED3" w:rsidRPr="003A64CB" w:rsidRDefault="00F31ED3" w:rsidP="00F31ED3">
            <w:pPr>
              <w:rPr>
                <w:ins w:id="1084" w:author="Julia Faillace Thiesen" w:date="2014-04-10T14:42:00Z"/>
                <w:rFonts w:ascii="Calibri" w:eastAsia="Times New Roman" w:hAnsi="Calibri"/>
                <w:color w:val="000000"/>
                <w:sz w:val="12"/>
                <w:szCs w:val="12"/>
                <w:lang w:val="en-GB" w:eastAsia="en-GB"/>
              </w:rPr>
            </w:pPr>
            <w:ins w:id="108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086" w:author="Julia Faillace Thiesen" w:date="2014-04-11T16:57: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43C42BF1" w14:textId="77777777" w:rsidR="00F31ED3" w:rsidRPr="003A64CB" w:rsidRDefault="00F31ED3" w:rsidP="00F31ED3">
            <w:pPr>
              <w:rPr>
                <w:ins w:id="1087" w:author="Julia Faillace Thiesen" w:date="2014-04-10T14:42:00Z"/>
                <w:rFonts w:ascii="Calibri" w:eastAsia="Times New Roman" w:hAnsi="Calibri"/>
                <w:color w:val="000000"/>
                <w:sz w:val="12"/>
                <w:szCs w:val="12"/>
                <w:lang w:val="en-GB" w:eastAsia="en-GB"/>
              </w:rPr>
            </w:pPr>
            <w:ins w:id="1088"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1089" w:author="Julia Faillace Thiesen" w:date="2014-04-11T16:57: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57D69B09" w14:textId="77777777" w:rsidR="00F31ED3" w:rsidRPr="003A64CB" w:rsidRDefault="00F31ED3" w:rsidP="00F31ED3">
            <w:pPr>
              <w:rPr>
                <w:ins w:id="1090" w:author="Julia Faillace Thiesen" w:date="2014-04-10T14:42:00Z"/>
                <w:rFonts w:ascii="Calibri" w:eastAsia="Times New Roman" w:hAnsi="Calibri"/>
                <w:color w:val="000000"/>
                <w:sz w:val="12"/>
                <w:szCs w:val="12"/>
                <w:lang w:val="en-GB" w:eastAsia="en-GB"/>
              </w:rPr>
            </w:pPr>
            <w:ins w:id="1091"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1092" w:author="Julia Faillace Thiesen" w:date="2014-04-11T16:57: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5F0683FB" w14:textId="77777777" w:rsidR="00F31ED3" w:rsidRPr="003A64CB" w:rsidRDefault="00F31ED3" w:rsidP="00F31ED3">
            <w:pPr>
              <w:rPr>
                <w:ins w:id="1093" w:author="Julia Faillace Thiesen" w:date="2014-04-10T14:42:00Z"/>
                <w:rFonts w:ascii="Calibri" w:eastAsia="Times New Roman" w:hAnsi="Calibri"/>
                <w:color w:val="000000"/>
                <w:sz w:val="12"/>
                <w:szCs w:val="12"/>
                <w:lang w:val="en-GB" w:eastAsia="en-GB"/>
              </w:rPr>
            </w:pPr>
            <w:ins w:id="1094"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095"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18021A9D" w14:textId="77777777" w:rsidR="00F31ED3" w:rsidRPr="003A64CB" w:rsidRDefault="00F31ED3" w:rsidP="00F31ED3">
            <w:pPr>
              <w:rPr>
                <w:ins w:id="1096" w:author="Julia Faillace Thiesen" w:date="2014-04-10T14:42:00Z"/>
                <w:rFonts w:ascii="Calibri" w:eastAsia="Times New Roman" w:hAnsi="Calibri"/>
                <w:color w:val="000000"/>
                <w:sz w:val="12"/>
                <w:szCs w:val="12"/>
                <w:lang w:val="en-GB" w:eastAsia="en-GB"/>
              </w:rPr>
            </w:pPr>
            <w:ins w:id="109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098"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23C3B820" w14:textId="77777777" w:rsidR="00F31ED3" w:rsidRPr="003A64CB" w:rsidRDefault="00F31ED3" w:rsidP="00F31ED3">
            <w:pPr>
              <w:rPr>
                <w:ins w:id="1099" w:author="Julia Faillace Thiesen" w:date="2014-04-10T14:42:00Z"/>
                <w:rFonts w:ascii="Calibri" w:eastAsia="Times New Roman" w:hAnsi="Calibri"/>
                <w:color w:val="000000"/>
                <w:sz w:val="12"/>
                <w:szCs w:val="12"/>
                <w:lang w:val="en-GB" w:eastAsia="en-GB"/>
              </w:rPr>
            </w:pPr>
            <w:ins w:id="1100"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FFFFFF" w:themeFill="background1"/>
            <w:vAlign w:val="center"/>
            <w:hideMark/>
            <w:tcPrChange w:id="1101" w:author="Julia Faillace Thiesen" w:date="2014-04-11T16:57:00Z">
              <w:tcPr>
                <w:tcW w:w="851" w:type="dxa"/>
                <w:gridSpan w:val="3"/>
                <w:tcBorders>
                  <w:top w:val="nil"/>
                  <w:left w:val="nil"/>
                  <w:bottom w:val="single" w:sz="4" w:space="0" w:color="auto"/>
                  <w:right w:val="single" w:sz="4" w:space="0" w:color="auto"/>
                </w:tcBorders>
                <w:shd w:val="clear" w:color="000000" w:fill="D9E2F3"/>
                <w:vAlign w:val="center"/>
                <w:hideMark/>
              </w:tcPr>
            </w:tcPrChange>
          </w:tcPr>
          <w:p w14:paraId="267B7B38" w14:textId="6CF9D1C3" w:rsidR="00F31ED3" w:rsidRPr="003A64CB" w:rsidRDefault="00F31ED3" w:rsidP="00F31ED3">
            <w:pPr>
              <w:rPr>
                <w:ins w:id="1102" w:author="Julia Faillace Thiesen" w:date="2014-04-10T14:42:00Z"/>
                <w:rFonts w:ascii="Calibri" w:eastAsia="Times New Roman" w:hAnsi="Calibri"/>
                <w:color w:val="000000"/>
                <w:sz w:val="12"/>
                <w:szCs w:val="12"/>
                <w:lang w:val="en-GB" w:eastAsia="en-GB"/>
              </w:rPr>
            </w:pPr>
          </w:p>
        </w:tc>
        <w:tc>
          <w:tcPr>
            <w:tcW w:w="850" w:type="dxa"/>
            <w:tcBorders>
              <w:top w:val="nil"/>
              <w:left w:val="nil"/>
              <w:bottom w:val="single" w:sz="4" w:space="0" w:color="auto"/>
              <w:right w:val="single" w:sz="4" w:space="0" w:color="auto"/>
            </w:tcBorders>
            <w:shd w:val="clear" w:color="auto" w:fill="D9E2F3" w:themeFill="accent5" w:themeFillTint="33"/>
            <w:vAlign w:val="center"/>
            <w:hideMark/>
            <w:tcPrChange w:id="1103" w:author="Julia Faillace Thiesen" w:date="2014-04-11T16:57:00Z">
              <w:tcPr>
                <w:tcW w:w="850" w:type="dxa"/>
                <w:gridSpan w:val="3"/>
                <w:tcBorders>
                  <w:top w:val="nil"/>
                  <w:left w:val="nil"/>
                  <w:bottom w:val="single" w:sz="4" w:space="0" w:color="auto"/>
                  <w:right w:val="single" w:sz="4" w:space="0" w:color="auto"/>
                </w:tcBorders>
                <w:shd w:val="clear" w:color="000000" w:fill="D9E2F3"/>
                <w:vAlign w:val="center"/>
                <w:hideMark/>
              </w:tcPr>
            </w:tcPrChange>
          </w:tcPr>
          <w:p w14:paraId="6A32D3C8" w14:textId="77777777" w:rsidR="00F31ED3" w:rsidRPr="003A64CB" w:rsidRDefault="00F31ED3" w:rsidP="00F31ED3">
            <w:pPr>
              <w:rPr>
                <w:ins w:id="1104" w:author="Julia Faillace Thiesen" w:date="2014-04-10T14:42:00Z"/>
                <w:rFonts w:ascii="Calibri" w:eastAsia="Times New Roman" w:hAnsi="Calibri"/>
                <w:color w:val="000000"/>
                <w:sz w:val="12"/>
                <w:szCs w:val="12"/>
                <w:lang w:val="en-GB" w:eastAsia="en-GB"/>
              </w:rPr>
            </w:pPr>
            <w:ins w:id="1105" w:author="Julia Faillace Thiesen" w:date="2014-04-10T14:42:00Z">
              <w:r w:rsidRPr="003A64CB">
                <w:rPr>
                  <w:rFonts w:ascii="Calibri" w:eastAsia="Times New Roman" w:hAnsi="Calibri"/>
                  <w:color w:val="000000"/>
                  <w:sz w:val="12"/>
                  <w:szCs w:val="12"/>
                  <w:lang w:eastAsia="en-GB"/>
                </w:rPr>
                <w:t>X</w:t>
              </w:r>
            </w:ins>
          </w:p>
        </w:tc>
      </w:tr>
      <w:tr w:rsidR="00354708" w:rsidRPr="003A64CB" w14:paraId="0A75F2CC" w14:textId="77777777" w:rsidTr="00C829AE">
        <w:tblPrEx>
          <w:tblPrExChange w:id="1106" w:author="Julia Faillace Thiesen" w:date="2014-04-11T16:57:00Z">
            <w:tblPrEx>
              <w:tblW w:w="9776" w:type="dxa"/>
            </w:tblPrEx>
          </w:tblPrExChange>
        </w:tblPrEx>
        <w:trPr>
          <w:trHeight w:val="213"/>
          <w:ins w:id="1107" w:author="Julia Faillace Thiesen" w:date="2014-04-10T14:42:00Z"/>
          <w:trPrChange w:id="1108" w:author="Julia Faillace Thiesen" w:date="2014-04-11T16:57: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1109" w:author="Julia Faillace Thiesen" w:date="2014-04-11T16:57: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2ABF40D8" w14:textId="77777777" w:rsidR="00F31ED3" w:rsidRPr="003A64CB" w:rsidRDefault="00F31ED3" w:rsidP="00F31ED3">
            <w:pPr>
              <w:rPr>
                <w:ins w:id="1110" w:author="Julia Faillace Thiesen" w:date="2014-04-10T14:42:00Z"/>
                <w:rFonts w:ascii="Calibri" w:eastAsia="Times New Roman" w:hAnsi="Calibri"/>
                <w:color w:val="000000"/>
                <w:sz w:val="12"/>
                <w:szCs w:val="12"/>
                <w:lang w:val="en-GB" w:eastAsia="en-GB"/>
              </w:rPr>
            </w:pPr>
            <w:ins w:id="1111" w:author="Julia Faillace Thiesen" w:date="2014-04-10T14:42:00Z">
              <w:r w:rsidRPr="003A64CB">
                <w:rPr>
                  <w:rFonts w:ascii="Calibri" w:eastAsia="Times New Roman" w:hAnsi="Calibri"/>
                  <w:color w:val="000000"/>
                  <w:sz w:val="12"/>
                  <w:szCs w:val="12"/>
                  <w:lang w:eastAsia="en-GB"/>
                </w:rPr>
                <w:t>14-18 Jul</w:t>
              </w:r>
            </w:ins>
          </w:p>
        </w:tc>
        <w:tc>
          <w:tcPr>
            <w:tcW w:w="841" w:type="dxa"/>
            <w:tcBorders>
              <w:top w:val="nil"/>
              <w:left w:val="nil"/>
              <w:bottom w:val="single" w:sz="4" w:space="0" w:color="auto"/>
              <w:right w:val="single" w:sz="4" w:space="0" w:color="auto"/>
            </w:tcBorders>
            <w:shd w:val="clear" w:color="000000" w:fill="D9E2F3"/>
            <w:vAlign w:val="center"/>
            <w:hideMark/>
            <w:tcPrChange w:id="1112" w:author="Julia Faillace Thiesen" w:date="2014-04-11T16:57: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062760C9" w14:textId="77777777" w:rsidR="00F31ED3" w:rsidRPr="003A64CB" w:rsidRDefault="00F31ED3" w:rsidP="00F31ED3">
            <w:pPr>
              <w:rPr>
                <w:ins w:id="1113" w:author="Julia Faillace Thiesen" w:date="2014-04-10T14:42:00Z"/>
                <w:rFonts w:ascii="Calibri" w:eastAsia="Times New Roman" w:hAnsi="Calibri"/>
                <w:color w:val="000000"/>
                <w:sz w:val="12"/>
                <w:szCs w:val="12"/>
                <w:lang w:val="en-GB" w:eastAsia="en-GB"/>
              </w:rPr>
            </w:pPr>
            <w:ins w:id="1114"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1115" w:author="Julia Faillace Thiesen" w:date="2014-04-11T16:57: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2FB8A8FB" w14:textId="77777777" w:rsidR="00F31ED3" w:rsidRPr="003A64CB" w:rsidRDefault="00F31ED3" w:rsidP="00F31ED3">
            <w:pPr>
              <w:rPr>
                <w:ins w:id="1116" w:author="Julia Faillace Thiesen" w:date="2014-04-10T14:42:00Z"/>
                <w:rFonts w:ascii="Calibri" w:eastAsia="Times New Roman" w:hAnsi="Calibri"/>
                <w:color w:val="000000"/>
                <w:sz w:val="12"/>
                <w:szCs w:val="12"/>
                <w:lang w:val="en-GB" w:eastAsia="en-GB"/>
              </w:rPr>
            </w:pPr>
            <w:ins w:id="1117"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1118" w:author="Julia Faillace Thiesen" w:date="2014-04-11T16:57: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5A37743B" w14:textId="77777777" w:rsidR="00F31ED3" w:rsidRPr="003A64CB" w:rsidRDefault="00F31ED3" w:rsidP="00F31ED3">
            <w:pPr>
              <w:rPr>
                <w:ins w:id="1119" w:author="Julia Faillace Thiesen" w:date="2014-04-10T14:42:00Z"/>
                <w:rFonts w:ascii="Calibri" w:eastAsia="Times New Roman" w:hAnsi="Calibri"/>
                <w:color w:val="000000"/>
                <w:sz w:val="12"/>
                <w:szCs w:val="12"/>
                <w:lang w:val="en-GB" w:eastAsia="en-GB"/>
              </w:rPr>
            </w:pPr>
            <w:ins w:id="1120"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121" w:author="Julia Faillace Thiesen" w:date="2014-04-11T16:57: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1C72ED7A" w14:textId="77777777" w:rsidR="00F31ED3" w:rsidRPr="003A64CB" w:rsidRDefault="00F31ED3" w:rsidP="00F31ED3">
            <w:pPr>
              <w:rPr>
                <w:ins w:id="1122" w:author="Julia Faillace Thiesen" w:date="2014-04-10T14:42:00Z"/>
                <w:rFonts w:ascii="Calibri" w:eastAsia="Times New Roman" w:hAnsi="Calibri"/>
                <w:color w:val="000000"/>
                <w:sz w:val="12"/>
                <w:szCs w:val="12"/>
                <w:lang w:val="en-GB" w:eastAsia="en-GB"/>
              </w:rPr>
            </w:pPr>
            <w:ins w:id="1123"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1124" w:author="Julia Faillace Thiesen" w:date="2014-04-11T16:57: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000D2655" w14:textId="77777777" w:rsidR="00F31ED3" w:rsidRPr="003A64CB" w:rsidRDefault="00F31ED3" w:rsidP="00F31ED3">
            <w:pPr>
              <w:rPr>
                <w:ins w:id="1125" w:author="Julia Faillace Thiesen" w:date="2014-04-10T14:42:00Z"/>
                <w:rFonts w:ascii="Calibri" w:eastAsia="Times New Roman" w:hAnsi="Calibri"/>
                <w:color w:val="000000"/>
                <w:sz w:val="12"/>
                <w:szCs w:val="12"/>
                <w:lang w:val="en-GB" w:eastAsia="en-GB"/>
              </w:rPr>
            </w:pPr>
            <w:ins w:id="112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1127" w:author="Julia Faillace Thiesen" w:date="2014-04-11T16:57: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13844986" w14:textId="77777777" w:rsidR="00F31ED3" w:rsidRPr="003A64CB" w:rsidRDefault="00F31ED3" w:rsidP="00F31ED3">
            <w:pPr>
              <w:rPr>
                <w:ins w:id="1128" w:author="Julia Faillace Thiesen" w:date="2014-04-10T14:42:00Z"/>
                <w:rFonts w:ascii="Calibri" w:eastAsia="Times New Roman" w:hAnsi="Calibri"/>
                <w:color w:val="000000"/>
                <w:sz w:val="12"/>
                <w:szCs w:val="12"/>
                <w:lang w:val="en-GB" w:eastAsia="en-GB"/>
              </w:rPr>
            </w:pPr>
            <w:ins w:id="112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130"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55054776" w14:textId="77777777" w:rsidR="00F31ED3" w:rsidRPr="003A64CB" w:rsidRDefault="00F31ED3" w:rsidP="00F31ED3">
            <w:pPr>
              <w:rPr>
                <w:ins w:id="1131" w:author="Julia Faillace Thiesen" w:date="2014-04-10T14:42:00Z"/>
                <w:rFonts w:ascii="Calibri" w:eastAsia="Times New Roman" w:hAnsi="Calibri"/>
                <w:color w:val="000000"/>
                <w:sz w:val="12"/>
                <w:szCs w:val="12"/>
                <w:lang w:val="en-GB" w:eastAsia="en-GB"/>
              </w:rPr>
            </w:pPr>
            <w:ins w:id="113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133"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469360B0" w14:textId="77777777" w:rsidR="00F31ED3" w:rsidRPr="003A64CB" w:rsidRDefault="00F31ED3" w:rsidP="00F31ED3">
            <w:pPr>
              <w:rPr>
                <w:ins w:id="1134" w:author="Julia Faillace Thiesen" w:date="2014-04-10T14:42:00Z"/>
                <w:rFonts w:ascii="Calibri" w:eastAsia="Times New Roman" w:hAnsi="Calibri"/>
                <w:color w:val="000000"/>
                <w:sz w:val="12"/>
                <w:szCs w:val="12"/>
                <w:lang w:val="en-GB" w:eastAsia="en-GB"/>
              </w:rPr>
            </w:pPr>
            <w:ins w:id="1135"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Change w:id="1136" w:author="Julia Faillace Thiesen" w:date="2014-04-11T16:57:00Z">
              <w:tcPr>
                <w:tcW w:w="851" w:type="dxa"/>
                <w:gridSpan w:val="3"/>
                <w:tcBorders>
                  <w:top w:val="nil"/>
                  <w:left w:val="nil"/>
                  <w:bottom w:val="single" w:sz="4" w:space="0" w:color="auto"/>
                  <w:right w:val="single" w:sz="4" w:space="0" w:color="auto"/>
                </w:tcBorders>
                <w:shd w:val="clear" w:color="000000" w:fill="FFFFFF"/>
                <w:vAlign w:val="center"/>
                <w:hideMark/>
              </w:tcPr>
            </w:tcPrChange>
          </w:tcPr>
          <w:p w14:paraId="1EF11A01" w14:textId="77777777" w:rsidR="00F31ED3" w:rsidRPr="003A64CB" w:rsidRDefault="00F31ED3" w:rsidP="00F31ED3">
            <w:pPr>
              <w:rPr>
                <w:ins w:id="1137" w:author="Julia Faillace Thiesen" w:date="2014-04-10T14:42:00Z"/>
                <w:rFonts w:ascii="Calibri" w:eastAsia="Times New Roman" w:hAnsi="Calibri"/>
                <w:color w:val="000000"/>
                <w:sz w:val="12"/>
                <w:szCs w:val="12"/>
                <w:lang w:val="en-GB" w:eastAsia="en-GB"/>
              </w:rPr>
            </w:pPr>
            <w:ins w:id="1138"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auto" w:fill="D9E2F3" w:themeFill="accent5" w:themeFillTint="33"/>
            <w:vAlign w:val="center"/>
            <w:hideMark/>
            <w:tcPrChange w:id="1139" w:author="Julia Faillace Thiesen" w:date="2014-04-11T16:57:00Z">
              <w:tcPr>
                <w:tcW w:w="850" w:type="dxa"/>
                <w:gridSpan w:val="3"/>
                <w:tcBorders>
                  <w:top w:val="nil"/>
                  <w:left w:val="nil"/>
                  <w:bottom w:val="single" w:sz="4" w:space="0" w:color="auto"/>
                  <w:right w:val="single" w:sz="4" w:space="0" w:color="auto"/>
                </w:tcBorders>
                <w:shd w:val="clear" w:color="000000" w:fill="D9E2F3"/>
                <w:vAlign w:val="center"/>
                <w:hideMark/>
              </w:tcPr>
            </w:tcPrChange>
          </w:tcPr>
          <w:p w14:paraId="227F5894" w14:textId="77777777" w:rsidR="00F31ED3" w:rsidRPr="003A64CB" w:rsidRDefault="00F31ED3" w:rsidP="00F31ED3">
            <w:pPr>
              <w:rPr>
                <w:ins w:id="1140" w:author="Julia Faillace Thiesen" w:date="2014-04-10T14:42:00Z"/>
                <w:rFonts w:ascii="Calibri" w:eastAsia="Times New Roman" w:hAnsi="Calibri"/>
                <w:color w:val="000000"/>
                <w:sz w:val="12"/>
                <w:szCs w:val="12"/>
                <w:lang w:val="en-GB" w:eastAsia="en-GB"/>
              </w:rPr>
            </w:pPr>
            <w:ins w:id="1141" w:author="Julia Faillace Thiesen" w:date="2014-04-10T14:42:00Z">
              <w:r w:rsidRPr="003A64CB">
                <w:rPr>
                  <w:rFonts w:ascii="Calibri" w:eastAsia="Times New Roman" w:hAnsi="Calibri"/>
                  <w:color w:val="000000"/>
                  <w:sz w:val="12"/>
                  <w:szCs w:val="12"/>
                  <w:lang w:eastAsia="en-GB"/>
                </w:rPr>
                <w:t>X</w:t>
              </w:r>
            </w:ins>
          </w:p>
        </w:tc>
      </w:tr>
      <w:tr w:rsidR="00354708" w:rsidRPr="003A64CB" w14:paraId="745C00AC" w14:textId="77777777" w:rsidTr="00C829AE">
        <w:tblPrEx>
          <w:tblPrExChange w:id="1142" w:author="Julia Faillace Thiesen" w:date="2014-04-11T16:57:00Z">
            <w:tblPrEx>
              <w:tblW w:w="9776" w:type="dxa"/>
            </w:tblPrEx>
          </w:tblPrExChange>
        </w:tblPrEx>
        <w:trPr>
          <w:trHeight w:val="213"/>
          <w:ins w:id="1143" w:author="Julia Faillace Thiesen" w:date="2014-04-10T14:42:00Z"/>
          <w:trPrChange w:id="1144" w:author="Julia Faillace Thiesen" w:date="2014-04-11T16:57:00Z">
            <w:trPr>
              <w:gridBefore w:val="1"/>
              <w:gridAfter w:val="0"/>
              <w:trHeight w:val="213"/>
            </w:trPr>
          </w:trPrChange>
        </w:trPr>
        <w:tc>
          <w:tcPr>
            <w:tcW w:w="668" w:type="dxa"/>
            <w:tcBorders>
              <w:top w:val="nil"/>
              <w:left w:val="single" w:sz="4" w:space="0" w:color="auto"/>
              <w:bottom w:val="single" w:sz="4" w:space="0" w:color="auto"/>
              <w:right w:val="single" w:sz="4" w:space="0" w:color="auto"/>
            </w:tcBorders>
            <w:shd w:val="clear" w:color="000000" w:fill="FFFFFF"/>
            <w:vAlign w:val="center"/>
            <w:hideMark/>
            <w:tcPrChange w:id="1145" w:author="Julia Faillace Thiesen" w:date="2014-04-11T16:57:00Z">
              <w:tcPr>
                <w:tcW w:w="668" w:type="dxa"/>
                <w:gridSpan w:val="2"/>
                <w:tcBorders>
                  <w:top w:val="nil"/>
                  <w:left w:val="single" w:sz="4" w:space="0" w:color="auto"/>
                  <w:bottom w:val="single" w:sz="4" w:space="0" w:color="auto"/>
                  <w:right w:val="single" w:sz="4" w:space="0" w:color="auto"/>
                </w:tcBorders>
                <w:shd w:val="clear" w:color="000000" w:fill="FFFFFF"/>
                <w:vAlign w:val="center"/>
                <w:hideMark/>
              </w:tcPr>
            </w:tcPrChange>
          </w:tcPr>
          <w:p w14:paraId="69F02518" w14:textId="77777777" w:rsidR="00F31ED3" w:rsidRPr="003A64CB" w:rsidRDefault="00F31ED3" w:rsidP="00F31ED3">
            <w:pPr>
              <w:rPr>
                <w:ins w:id="1146" w:author="Julia Faillace Thiesen" w:date="2014-04-10T14:42:00Z"/>
                <w:rFonts w:ascii="Calibri" w:eastAsia="Times New Roman" w:hAnsi="Calibri"/>
                <w:color w:val="000000"/>
                <w:sz w:val="12"/>
                <w:szCs w:val="12"/>
                <w:lang w:val="en-GB" w:eastAsia="en-GB"/>
              </w:rPr>
            </w:pPr>
            <w:ins w:id="1147" w:author="Julia Faillace Thiesen" w:date="2014-04-10T14:42:00Z">
              <w:r w:rsidRPr="003A64CB">
                <w:rPr>
                  <w:rFonts w:ascii="Calibri" w:eastAsia="Times New Roman" w:hAnsi="Calibri"/>
                  <w:color w:val="000000"/>
                  <w:sz w:val="12"/>
                  <w:szCs w:val="12"/>
                  <w:lang w:eastAsia="en-GB"/>
                </w:rPr>
                <w:t>28 Jul- 1 Aug</w:t>
              </w:r>
            </w:ins>
          </w:p>
        </w:tc>
        <w:tc>
          <w:tcPr>
            <w:tcW w:w="841" w:type="dxa"/>
            <w:tcBorders>
              <w:top w:val="nil"/>
              <w:left w:val="nil"/>
              <w:bottom w:val="single" w:sz="4" w:space="0" w:color="auto"/>
              <w:right w:val="single" w:sz="4" w:space="0" w:color="auto"/>
            </w:tcBorders>
            <w:shd w:val="clear" w:color="000000" w:fill="D9E2F3"/>
            <w:vAlign w:val="center"/>
            <w:hideMark/>
            <w:tcPrChange w:id="1148" w:author="Julia Faillace Thiesen" w:date="2014-04-11T16:57:00Z">
              <w:tcPr>
                <w:tcW w:w="841" w:type="dxa"/>
                <w:gridSpan w:val="2"/>
                <w:tcBorders>
                  <w:top w:val="nil"/>
                  <w:left w:val="nil"/>
                  <w:bottom w:val="single" w:sz="4" w:space="0" w:color="auto"/>
                  <w:right w:val="single" w:sz="4" w:space="0" w:color="auto"/>
                </w:tcBorders>
                <w:shd w:val="clear" w:color="000000" w:fill="D9E2F3"/>
                <w:vAlign w:val="center"/>
                <w:hideMark/>
              </w:tcPr>
            </w:tcPrChange>
          </w:tcPr>
          <w:p w14:paraId="3CCBF145" w14:textId="77777777" w:rsidR="00F31ED3" w:rsidRPr="003A64CB" w:rsidRDefault="00F31ED3" w:rsidP="00F31ED3">
            <w:pPr>
              <w:rPr>
                <w:ins w:id="1149" w:author="Julia Faillace Thiesen" w:date="2014-04-10T14:42:00Z"/>
                <w:rFonts w:ascii="Calibri" w:eastAsia="Times New Roman" w:hAnsi="Calibri"/>
                <w:color w:val="000000"/>
                <w:sz w:val="12"/>
                <w:szCs w:val="12"/>
                <w:lang w:val="en-GB" w:eastAsia="en-GB"/>
              </w:rPr>
            </w:pPr>
            <w:ins w:id="1150"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vAlign w:val="center"/>
            <w:hideMark/>
            <w:tcPrChange w:id="1151" w:author="Julia Faillace Thiesen" w:date="2014-04-11T16:57:00Z">
              <w:tcPr>
                <w:tcW w:w="775" w:type="dxa"/>
                <w:gridSpan w:val="2"/>
                <w:tcBorders>
                  <w:top w:val="nil"/>
                  <w:left w:val="nil"/>
                  <w:bottom w:val="single" w:sz="4" w:space="0" w:color="auto"/>
                  <w:right w:val="single" w:sz="4" w:space="0" w:color="auto"/>
                </w:tcBorders>
                <w:shd w:val="clear" w:color="auto" w:fill="auto"/>
                <w:vAlign w:val="center"/>
                <w:hideMark/>
              </w:tcPr>
            </w:tcPrChange>
          </w:tcPr>
          <w:p w14:paraId="76F3BEF4" w14:textId="77777777" w:rsidR="00F31ED3" w:rsidRPr="003A64CB" w:rsidRDefault="00F31ED3" w:rsidP="00F31ED3">
            <w:pPr>
              <w:rPr>
                <w:ins w:id="1152" w:author="Julia Faillace Thiesen" w:date="2014-04-10T14:42:00Z"/>
                <w:rFonts w:ascii="Calibri" w:eastAsia="Times New Roman" w:hAnsi="Calibri"/>
                <w:color w:val="000000"/>
                <w:sz w:val="12"/>
                <w:szCs w:val="12"/>
                <w:lang w:val="en-GB" w:eastAsia="en-GB"/>
              </w:rPr>
            </w:pPr>
            <w:ins w:id="1153"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Change w:id="1154" w:author="Julia Faillace Thiesen" w:date="2014-04-11T16:57:00Z">
              <w:tcPr>
                <w:tcW w:w="955" w:type="dxa"/>
                <w:gridSpan w:val="2"/>
                <w:tcBorders>
                  <w:top w:val="nil"/>
                  <w:left w:val="nil"/>
                  <w:bottom w:val="single" w:sz="4" w:space="0" w:color="auto"/>
                  <w:right w:val="single" w:sz="4" w:space="0" w:color="auto"/>
                </w:tcBorders>
                <w:shd w:val="clear" w:color="auto" w:fill="auto"/>
                <w:noWrap/>
                <w:vAlign w:val="center"/>
                <w:hideMark/>
              </w:tcPr>
            </w:tcPrChange>
          </w:tcPr>
          <w:p w14:paraId="7FF17D24" w14:textId="77777777" w:rsidR="00F31ED3" w:rsidRPr="003A64CB" w:rsidRDefault="00F31ED3" w:rsidP="00F31ED3">
            <w:pPr>
              <w:rPr>
                <w:ins w:id="1155" w:author="Julia Faillace Thiesen" w:date="2014-04-10T14:42:00Z"/>
                <w:rFonts w:ascii="Calibri" w:eastAsia="Times New Roman" w:hAnsi="Calibri"/>
                <w:color w:val="000000"/>
                <w:sz w:val="12"/>
                <w:szCs w:val="12"/>
                <w:lang w:val="en-GB" w:eastAsia="en-GB"/>
              </w:rPr>
            </w:pPr>
            <w:ins w:id="115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vAlign w:val="center"/>
            <w:hideMark/>
            <w:tcPrChange w:id="1157" w:author="Julia Faillace Thiesen" w:date="2014-04-11T16:57:00Z">
              <w:tcPr>
                <w:tcW w:w="992" w:type="dxa"/>
                <w:gridSpan w:val="2"/>
                <w:tcBorders>
                  <w:top w:val="nil"/>
                  <w:left w:val="nil"/>
                  <w:bottom w:val="single" w:sz="4" w:space="0" w:color="auto"/>
                  <w:right w:val="single" w:sz="4" w:space="0" w:color="auto"/>
                </w:tcBorders>
                <w:shd w:val="clear" w:color="auto" w:fill="auto"/>
                <w:vAlign w:val="center"/>
                <w:hideMark/>
              </w:tcPr>
            </w:tcPrChange>
          </w:tcPr>
          <w:p w14:paraId="6E5ABA7F" w14:textId="77777777" w:rsidR="00F31ED3" w:rsidRPr="003A64CB" w:rsidRDefault="00F31ED3" w:rsidP="00F31ED3">
            <w:pPr>
              <w:rPr>
                <w:ins w:id="1158" w:author="Julia Faillace Thiesen" w:date="2014-04-10T14:42:00Z"/>
                <w:rFonts w:ascii="Calibri" w:eastAsia="Times New Roman" w:hAnsi="Calibri"/>
                <w:color w:val="000000"/>
                <w:sz w:val="12"/>
                <w:szCs w:val="12"/>
                <w:lang w:val="en-GB" w:eastAsia="en-GB"/>
              </w:rPr>
            </w:pPr>
            <w:ins w:id="1159"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000000" w:fill="FFFFFF"/>
            <w:vAlign w:val="center"/>
            <w:hideMark/>
            <w:tcPrChange w:id="1160" w:author="Julia Faillace Thiesen" w:date="2014-04-11T16:57:00Z">
              <w:tcPr>
                <w:tcW w:w="1009" w:type="dxa"/>
                <w:gridSpan w:val="2"/>
                <w:tcBorders>
                  <w:top w:val="nil"/>
                  <w:left w:val="nil"/>
                  <w:bottom w:val="single" w:sz="4" w:space="0" w:color="auto"/>
                  <w:right w:val="single" w:sz="4" w:space="0" w:color="auto"/>
                </w:tcBorders>
                <w:shd w:val="clear" w:color="000000" w:fill="FFFFFF"/>
                <w:vAlign w:val="center"/>
                <w:hideMark/>
              </w:tcPr>
            </w:tcPrChange>
          </w:tcPr>
          <w:p w14:paraId="29B1940C" w14:textId="77777777" w:rsidR="00F31ED3" w:rsidRPr="003A64CB" w:rsidRDefault="00F31ED3" w:rsidP="00F31ED3">
            <w:pPr>
              <w:rPr>
                <w:ins w:id="1161" w:author="Julia Faillace Thiesen" w:date="2014-04-10T14:42:00Z"/>
                <w:rFonts w:ascii="Calibri" w:eastAsia="Times New Roman" w:hAnsi="Calibri"/>
                <w:color w:val="000000"/>
                <w:sz w:val="12"/>
                <w:szCs w:val="12"/>
                <w:lang w:val="en-GB" w:eastAsia="en-GB"/>
              </w:rPr>
            </w:pPr>
            <w:ins w:id="1162"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Change w:id="1163" w:author="Julia Faillace Thiesen" w:date="2014-04-11T16:57:00Z">
              <w:tcPr>
                <w:tcW w:w="851" w:type="dxa"/>
                <w:gridSpan w:val="2"/>
                <w:tcBorders>
                  <w:top w:val="nil"/>
                  <w:left w:val="nil"/>
                  <w:bottom w:val="single" w:sz="4" w:space="0" w:color="auto"/>
                  <w:right w:val="single" w:sz="4" w:space="0" w:color="auto"/>
                </w:tcBorders>
                <w:shd w:val="clear" w:color="auto" w:fill="auto"/>
                <w:noWrap/>
                <w:vAlign w:val="center"/>
                <w:hideMark/>
              </w:tcPr>
            </w:tcPrChange>
          </w:tcPr>
          <w:p w14:paraId="1C895838" w14:textId="77777777" w:rsidR="00F31ED3" w:rsidRPr="003A64CB" w:rsidRDefault="00F31ED3" w:rsidP="00F31ED3">
            <w:pPr>
              <w:rPr>
                <w:ins w:id="1164" w:author="Julia Faillace Thiesen" w:date="2014-04-10T14:42:00Z"/>
                <w:rFonts w:ascii="Calibri" w:eastAsia="Times New Roman" w:hAnsi="Calibri"/>
                <w:color w:val="000000"/>
                <w:sz w:val="12"/>
                <w:szCs w:val="12"/>
                <w:lang w:val="en-GB" w:eastAsia="en-GB"/>
              </w:rPr>
            </w:pPr>
            <w:ins w:id="116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166"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5C0A173C" w14:textId="77777777" w:rsidR="00F31ED3" w:rsidRPr="003A64CB" w:rsidRDefault="00F31ED3" w:rsidP="00F31ED3">
            <w:pPr>
              <w:rPr>
                <w:ins w:id="1167" w:author="Julia Faillace Thiesen" w:date="2014-04-10T14:42:00Z"/>
                <w:rFonts w:ascii="Calibri" w:eastAsia="Times New Roman" w:hAnsi="Calibri"/>
                <w:color w:val="000000"/>
                <w:sz w:val="12"/>
                <w:szCs w:val="12"/>
                <w:lang w:val="en-GB" w:eastAsia="en-GB"/>
              </w:rPr>
            </w:pPr>
            <w:ins w:id="1168"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000000" w:fill="FFFFFF"/>
            <w:vAlign w:val="center"/>
            <w:hideMark/>
            <w:tcPrChange w:id="1169" w:author="Julia Faillace Thiesen" w:date="2014-04-11T16:57:00Z">
              <w:tcPr>
                <w:tcW w:w="992" w:type="dxa"/>
                <w:gridSpan w:val="3"/>
                <w:tcBorders>
                  <w:top w:val="nil"/>
                  <w:left w:val="nil"/>
                  <w:bottom w:val="single" w:sz="4" w:space="0" w:color="auto"/>
                  <w:right w:val="single" w:sz="4" w:space="0" w:color="auto"/>
                </w:tcBorders>
                <w:shd w:val="clear" w:color="000000" w:fill="FFFFFF"/>
                <w:vAlign w:val="center"/>
                <w:hideMark/>
              </w:tcPr>
            </w:tcPrChange>
          </w:tcPr>
          <w:p w14:paraId="0A2A5029" w14:textId="77777777" w:rsidR="00F31ED3" w:rsidRPr="003A64CB" w:rsidRDefault="00F31ED3" w:rsidP="00F31ED3">
            <w:pPr>
              <w:rPr>
                <w:ins w:id="1170" w:author="Julia Faillace Thiesen" w:date="2014-04-10T14:42:00Z"/>
                <w:rFonts w:ascii="Calibri" w:eastAsia="Times New Roman" w:hAnsi="Calibri"/>
                <w:color w:val="000000"/>
                <w:sz w:val="12"/>
                <w:szCs w:val="12"/>
                <w:lang w:val="en-GB" w:eastAsia="en-GB"/>
              </w:rPr>
            </w:pPr>
            <w:ins w:id="1171"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000000" w:fill="FFFFFF"/>
            <w:vAlign w:val="center"/>
            <w:hideMark/>
            <w:tcPrChange w:id="1172" w:author="Julia Faillace Thiesen" w:date="2014-04-11T16:57:00Z">
              <w:tcPr>
                <w:tcW w:w="851" w:type="dxa"/>
                <w:gridSpan w:val="3"/>
                <w:tcBorders>
                  <w:top w:val="nil"/>
                  <w:left w:val="nil"/>
                  <w:bottom w:val="single" w:sz="4" w:space="0" w:color="auto"/>
                  <w:right w:val="single" w:sz="4" w:space="0" w:color="auto"/>
                </w:tcBorders>
                <w:shd w:val="clear" w:color="000000" w:fill="FFFFFF"/>
                <w:vAlign w:val="center"/>
                <w:hideMark/>
              </w:tcPr>
            </w:tcPrChange>
          </w:tcPr>
          <w:p w14:paraId="1451F5EF" w14:textId="77777777" w:rsidR="00F31ED3" w:rsidRPr="003A64CB" w:rsidRDefault="00F31ED3" w:rsidP="00F31ED3">
            <w:pPr>
              <w:rPr>
                <w:ins w:id="1173" w:author="Julia Faillace Thiesen" w:date="2014-04-10T14:42:00Z"/>
                <w:rFonts w:ascii="Calibri" w:eastAsia="Times New Roman" w:hAnsi="Calibri"/>
                <w:color w:val="000000"/>
                <w:sz w:val="12"/>
                <w:szCs w:val="12"/>
                <w:lang w:val="en-GB" w:eastAsia="en-GB"/>
              </w:rPr>
            </w:pPr>
            <w:ins w:id="1174"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auto" w:fill="D9E2F3" w:themeFill="accent5" w:themeFillTint="33"/>
            <w:vAlign w:val="center"/>
            <w:hideMark/>
            <w:tcPrChange w:id="1175" w:author="Julia Faillace Thiesen" w:date="2014-04-11T16:57:00Z">
              <w:tcPr>
                <w:tcW w:w="850" w:type="dxa"/>
                <w:gridSpan w:val="3"/>
                <w:tcBorders>
                  <w:top w:val="nil"/>
                  <w:left w:val="nil"/>
                  <w:bottom w:val="single" w:sz="4" w:space="0" w:color="auto"/>
                  <w:right w:val="single" w:sz="4" w:space="0" w:color="auto"/>
                </w:tcBorders>
                <w:shd w:val="clear" w:color="000000" w:fill="D9E2F3"/>
                <w:vAlign w:val="center"/>
                <w:hideMark/>
              </w:tcPr>
            </w:tcPrChange>
          </w:tcPr>
          <w:p w14:paraId="27549EC7" w14:textId="77777777" w:rsidR="00F31ED3" w:rsidRPr="003A64CB" w:rsidRDefault="00F31ED3" w:rsidP="00F31ED3">
            <w:pPr>
              <w:rPr>
                <w:ins w:id="1176" w:author="Julia Faillace Thiesen" w:date="2014-04-10T14:42:00Z"/>
                <w:rFonts w:ascii="Calibri" w:eastAsia="Times New Roman" w:hAnsi="Calibri"/>
                <w:color w:val="000000"/>
                <w:sz w:val="12"/>
                <w:szCs w:val="12"/>
                <w:lang w:val="en-GB" w:eastAsia="en-GB"/>
              </w:rPr>
            </w:pPr>
            <w:ins w:id="1177" w:author="Julia Faillace Thiesen" w:date="2014-04-10T14:42:00Z">
              <w:r w:rsidRPr="003A64CB">
                <w:rPr>
                  <w:rFonts w:ascii="Calibri" w:eastAsia="Times New Roman" w:hAnsi="Calibri"/>
                  <w:color w:val="000000"/>
                  <w:sz w:val="12"/>
                  <w:szCs w:val="12"/>
                  <w:lang w:eastAsia="en-GB"/>
                </w:rPr>
                <w:t>X</w:t>
              </w:r>
            </w:ins>
          </w:p>
        </w:tc>
      </w:tr>
      <w:tr w:rsidR="00354708" w:rsidRPr="003A64CB" w14:paraId="7D736ADC" w14:textId="77777777" w:rsidTr="00354708">
        <w:trPr>
          <w:trHeight w:val="213"/>
          <w:ins w:id="1178" w:author="Julia Faillace Thiesen" w:date="2014-04-10T14:42:00Z"/>
        </w:trPr>
        <w:tc>
          <w:tcPr>
            <w:tcW w:w="668" w:type="dxa"/>
            <w:tcBorders>
              <w:top w:val="nil"/>
              <w:left w:val="single" w:sz="4" w:space="0" w:color="auto"/>
              <w:bottom w:val="single" w:sz="4" w:space="0" w:color="auto"/>
              <w:right w:val="single" w:sz="4" w:space="0" w:color="auto"/>
            </w:tcBorders>
            <w:shd w:val="clear" w:color="auto" w:fill="auto"/>
            <w:vAlign w:val="center"/>
            <w:hideMark/>
          </w:tcPr>
          <w:p w14:paraId="0892B229" w14:textId="77777777" w:rsidR="00F31ED3" w:rsidRPr="003A64CB" w:rsidRDefault="00F31ED3" w:rsidP="00F31ED3">
            <w:pPr>
              <w:rPr>
                <w:ins w:id="1179" w:author="Julia Faillace Thiesen" w:date="2014-04-10T14:42:00Z"/>
                <w:rFonts w:ascii="Calibri" w:eastAsia="Times New Roman" w:hAnsi="Calibri"/>
                <w:color w:val="000000"/>
                <w:sz w:val="12"/>
                <w:szCs w:val="12"/>
                <w:lang w:val="en-GB" w:eastAsia="en-GB"/>
              </w:rPr>
            </w:pPr>
            <w:ins w:id="1180" w:author="Julia Faillace Thiesen" w:date="2014-04-10T14:42:00Z">
              <w:r w:rsidRPr="003A64CB">
                <w:rPr>
                  <w:rFonts w:ascii="Calibri" w:eastAsia="Times New Roman" w:hAnsi="Calibri"/>
                  <w:color w:val="000000"/>
                  <w:sz w:val="12"/>
                  <w:szCs w:val="12"/>
                  <w:lang w:eastAsia="en-GB"/>
                </w:rPr>
                <w:t>28 Jul- 1 Aug</w:t>
              </w:r>
            </w:ins>
          </w:p>
        </w:tc>
        <w:tc>
          <w:tcPr>
            <w:tcW w:w="841" w:type="dxa"/>
            <w:tcBorders>
              <w:top w:val="nil"/>
              <w:left w:val="nil"/>
              <w:bottom w:val="single" w:sz="4" w:space="0" w:color="auto"/>
              <w:right w:val="single" w:sz="4" w:space="0" w:color="auto"/>
            </w:tcBorders>
            <w:shd w:val="clear" w:color="000000" w:fill="D9E2F3"/>
            <w:noWrap/>
            <w:vAlign w:val="center"/>
            <w:hideMark/>
          </w:tcPr>
          <w:p w14:paraId="7EC9831E" w14:textId="77777777" w:rsidR="00F31ED3" w:rsidRPr="003A64CB" w:rsidRDefault="00F31ED3" w:rsidP="00F31ED3">
            <w:pPr>
              <w:rPr>
                <w:ins w:id="1181" w:author="Julia Faillace Thiesen" w:date="2014-04-10T14:42:00Z"/>
                <w:rFonts w:ascii="Calibri" w:eastAsia="Times New Roman" w:hAnsi="Calibri"/>
                <w:color w:val="000000"/>
                <w:sz w:val="12"/>
                <w:szCs w:val="12"/>
                <w:lang w:val="en-GB" w:eastAsia="en-GB"/>
              </w:rPr>
            </w:pPr>
            <w:ins w:id="1182" w:author="Julia Faillace Thiesen" w:date="2014-04-10T14:42:00Z">
              <w:r w:rsidRPr="003A64CB">
                <w:rPr>
                  <w:rFonts w:ascii="Calibri" w:eastAsia="Times New Roman" w:hAnsi="Calibri"/>
                  <w:color w:val="000000"/>
                  <w:sz w:val="12"/>
                  <w:szCs w:val="12"/>
                  <w:lang w:eastAsia="en-GB"/>
                </w:rPr>
                <w:t xml:space="preserve"> X</w:t>
              </w:r>
            </w:ins>
          </w:p>
        </w:tc>
        <w:tc>
          <w:tcPr>
            <w:tcW w:w="775" w:type="dxa"/>
            <w:tcBorders>
              <w:top w:val="nil"/>
              <w:left w:val="nil"/>
              <w:bottom w:val="single" w:sz="4" w:space="0" w:color="auto"/>
              <w:right w:val="single" w:sz="4" w:space="0" w:color="auto"/>
            </w:tcBorders>
            <w:shd w:val="clear" w:color="auto" w:fill="auto"/>
            <w:noWrap/>
            <w:vAlign w:val="center"/>
            <w:hideMark/>
          </w:tcPr>
          <w:p w14:paraId="13B806E5" w14:textId="77777777" w:rsidR="00F31ED3" w:rsidRPr="003A64CB" w:rsidRDefault="00F31ED3" w:rsidP="00F31ED3">
            <w:pPr>
              <w:rPr>
                <w:ins w:id="1183" w:author="Julia Faillace Thiesen" w:date="2014-04-10T14:42:00Z"/>
                <w:rFonts w:ascii="Calibri" w:eastAsia="Times New Roman" w:hAnsi="Calibri"/>
                <w:color w:val="000000"/>
                <w:sz w:val="12"/>
                <w:szCs w:val="12"/>
                <w:lang w:val="en-GB" w:eastAsia="en-GB"/>
              </w:rPr>
            </w:pPr>
            <w:ins w:id="1184"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15ED2F60" w14:textId="77777777" w:rsidR="00F31ED3" w:rsidRPr="003A64CB" w:rsidRDefault="00F31ED3" w:rsidP="00F31ED3">
            <w:pPr>
              <w:rPr>
                <w:ins w:id="1185" w:author="Julia Faillace Thiesen" w:date="2014-04-10T14:42:00Z"/>
                <w:rFonts w:ascii="Calibri" w:eastAsia="Times New Roman" w:hAnsi="Calibri"/>
                <w:color w:val="000000"/>
                <w:sz w:val="12"/>
                <w:szCs w:val="12"/>
                <w:lang w:val="en-GB" w:eastAsia="en-GB"/>
              </w:rPr>
            </w:pPr>
            <w:ins w:id="118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473F217C" w14:textId="77777777" w:rsidR="00F31ED3" w:rsidRPr="003A64CB" w:rsidRDefault="00F31ED3" w:rsidP="00F31ED3">
            <w:pPr>
              <w:rPr>
                <w:ins w:id="1187" w:author="Julia Faillace Thiesen" w:date="2014-04-10T14:42:00Z"/>
                <w:rFonts w:ascii="Calibri" w:eastAsia="Times New Roman" w:hAnsi="Calibri"/>
                <w:color w:val="000000"/>
                <w:sz w:val="12"/>
                <w:szCs w:val="12"/>
                <w:lang w:val="en-GB" w:eastAsia="en-GB"/>
              </w:rPr>
            </w:pPr>
            <w:ins w:id="1188"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auto" w:fill="auto"/>
            <w:noWrap/>
            <w:vAlign w:val="center"/>
            <w:hideMark/>
          </w:tcPr>
          <w:p w14:paraId="5BF460F2" w14:textId="77777777" w:rsidR="00F31ED3" w:rsidRPr="003A64CB" w:rsidRDefault="00F31ED3" w:rsidP="00F31ED3">
            <w:pPr>
              <w:rPr>
                <w:ins w:id="1189" w:author="Julia Faillace Thiesen" w:date="2014-04-10T14:42:00Z"/>
                <w:rFonts w:ascii="Calibri" w:eastAsia="Times New Roman" w:hAnsi="Calibri"/>
                <w:color w:val="000000"/>
                <w:sz w:val="12"/>
                <w:szCs w:val="12"/>
                <w:lang w:val="en-GB" w:eastAsia="en-GB"/>
              </w:rPr>
            </w:pPr>
            <w:ins w:id="1190"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49380805" w14:textId="77777777" w:rsidR="00F31ED3" w:rsidRPr="003A64CB" w:rsidRDefault="00F31ED3" w:rsidP="00F31ED3">
            <w:pPr>
              <w:rPr>
                <w:ins w:id="1191" w:author="Julia Faillace Thiesen" w:date="2014-04-10T14:42:00Z"/>
                <w:rFonts w:ascii="Calibri" w:eastAsia="Times New Roman" w:hAnsi="Calibri"/>
                <w:color w:val="000000"/>
                <w:sz w:val="12"/>
                <w:szCs w:val="12"/>
                <w:lang w:val="en-GB" w:eastAsia="en-GB"/>
              </w:rPr>
            </w:pPr>
            <w:ins w:id="1192"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05987512" w14:textId="77777777" w:rsidR="00F31ED3" w:rsidRPr="003A64CB" w:rsidRDefault="00F31ED3" w:rsidP="00F31ED3">
            <w:pPr>
              <w:rPr>
                <w:ins w:id="1193" w:author="Julia Faillace Thiesen" w:date="2014-04-10T14:42:00Z"/>
                <w:rFonts w:ascii="Calibri" w:eastAsia="Times New Roman" w:hAnsi="Calibri"/>
                <w:color w:val="000000"/>
                <w:sz w:val="12"/>
                <w:szCs w:val="12"/>
                <w:lang w:val="en-GB" w:eastAsia="en-GB"/>
              </w:rPr>
            </w:pPr>
            <w:ins w:id="1194"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44CFF16E" w14:textId="77777777" w:rsidR="00F31ED3" w:rsidRPr="003A64CB" w:rsidRDefault="00F31ED3" w:rsidP="00F31ED3">
            <w:pPr>
              <w:rPr>
                <w:ins w:id="1195" w:author="Julia Faillace Thiesen" w:date="2014-04-10T14:42:00Z"/>
                <w:rFonts w:ascii="Calibri" w:eastAsia="Times New Roman" w:hAnsi="Calibri"/>
                <w:color w:val="000000"/>
                <w:sz w:val="12"/>
                <w:szCs w:val="12"/>
                <w:lang w:val="en-GB" w:eastAsia="en-GB"/>
              </w:rPr>
            </w:pPr>
            <w:ins w:id="1196"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vAlign w:val="center"/>
            <w:hideMark/>
          </w:tcPr>
          <w:p w14:paraId="786DE425" w14:textId="77777777" w:rsidR="00F31ED3" w:rsidRPr="003A64CB" w:rsidRDefault="00F31ED3" w:rsidP="00F31ED3">
            <w:pPr>
              <w:rPr>
                <w:ins w:id="1197" w:author="Julia Faillace Thiesen" w:date="2014-04-10T14:42:00Z"/>
                <w:rFonts w:ascii="Calibri" w:eastAsia="Times New Roman" w:hAnsi="Calibri"/>
                <w:color w:val="000000"/>
                <w:sz w:val="12"/>
                <w:szCs w:val="12"/>
                <w:lang w:val="en-GB" w:eastAsia="en-GB"/>
              </w:rPr>
            </w:pPr>
            <w:ins w:id="1198"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000000" w:fill="D9E2F3"/>
            <w:vAlign w:val="center"/>
            <w:hideMark/>
          </w:tcPr>
          <w:p w14:paraId="2AD661D1" w14:textId="77777777" w:rsidR="00F31ED3" w:rsidRPr="003A64CB" w:rsidRDefault="00F31ED3" w:rsidP="00F31ED3">
            <w:pPr>
              <w:rPr>
                <w:ins w:id="1199" w:author="Julia Faillace Thiesen" w:date="2014-04-10T14:42:00Z"/>
                <w:rFonts w:ascii="Calibri" w:eastAsia="Times New Roman" w:hAnsi="Calibri"/>
                <w:color w:val="000000"/>
                <w:sz w:val="12"/>
                <w:szCs w:val="12"/>
                <w:lang w:val="en-GB" w:eastAsia="en-GB"/>
              </w:rPr>
            </w:pPr>
            <w:ins w:id="1200" w:author="Julia Faillace Thiesen" w:date="2014-04-10T14:42:00Z">
              <w:r w:rsidRPr="003A64CB">
                <w:rPr>
                  <w:rFonts w:ascii="Calibri" w:eastAsia="Times New Roman" w:hAnsi="Calibri"/>
                  <w:color w:val="000000"/>
                  <w:sz w:val="12"/>
                  <w:szCs w:val="12"/>
                  <w:lang w:eastAsia="en-GB"/>
                </w:rPr>
                <w:t>X</w:t>
              </w:r>
            </w:ins>
          </w:p>
        </w:tc>
      </w:tr>
      <w:tr w:rsidR="00354708" w:rsidRPr="003A64CB" w14:paraId="7472A65D" w14:textId="77777777" w:rsidTr="00354708">
        <w:trPr>
          <w:trHeight w:val="213"/>
          <w:ins w:id="1201" w:author="Julia Faillace Thiesen" w:date="2014-04-10T14:42:00Z"/>
        </w:trPr>
        <w:tc>
          <w:tcPr>
            <w:tcW w:w="668" w:type="dxa"/>
            <w:tcBorders>
              <w:top w:val="nil"/>
              <w:left w:val="single" w:sz="4" w:space="0" w:color="auto"/>
              <w:bottom w:val="single" w:sz="4" w:space="0" w:color="auto"/>
              <w:right w:val="single" w:sz="4" w:space="0" w:color="auto"/>
            </w:tcBorders>
            <w:shd w:val="clear" w:color="auto" w:fill="auto"/>
            <w:vAlign w:val="center"/>
            <w:hideMark/>
          </w:tcPr>
          <w:p w14:paraId="4FD77541" w14:textId="77777777" w:rsidR="00F31ED3" w:rsidRPr="003A64CB" w:rsidRDefault="00F31ED3" w:rsidP="00F31ED3">
            <w:pPr>
              <w:rPr>
                <w:ins w:id="1202" w:author="Julia Faillace Thiesen" w:date="2014-04-10T14:42:00Z"/>
                <w:rFonts w:ascii="Calibri" w:eastAsia="Times New Roman" w:hAnsi="Calibri"/>
                <w:color w:val="000000"/>
                <w:sz w:val="12"/>
                <w:szCs w:val="12"/>
                <w:lang w:val="en-GB" w:eastAsia="en-GB"/>
              </w:rPr>
            </w:pPr>
            <w:ins w:id="1203" w:author="Julia Faillace Thiesen" w:date="2014-04-10T14:42:00Z">
              <w:r w:rsidRPr="003A64CB">
                <w:rPr>
                  <w:rFonts w:ascii="Calibri" w:eastAsia="Times New Roman" w:hAnsi="Calibri"/>
                  <w:color w:val="000000"/>
                  <w:sz w:val="12"/>
                  <w:szCs w:val="12"/>
                  <w:lang w:eastAsia="en-GB"/>
                </w:rPr>
                <w:t>4- 8 Aug</w:t>
              </w:r>
            </w:ins>
          </w:p>
        </w:tc>
        <w:tc>
          <w:tcPr>
            <w:tcW w:w="841" w:type="dxa"/>
            <w:tcBorders>
              <w:top w:val="nil"/>
              <w:left w:val="nil"/>
              <w:bottom w:val="single" w:sz="4" w:space="0" w:color="auto"/>
              <w:right w:val="single" w:sz="4" w:space="0" w:color="auto"/>
            </w:tcBorders>
            <w:shd w:val="clear" w:color="000000" w:fill="D9E2F3"/>
            <w:noWrap/>
            <w:vAlign w:val="center"/>
            <w:hideMark/>
          </w:tcPr>
          <w:p w14:paraId="17BA17DB" w14:textId="77777777" w:rsidR="00F31ED3" w:rsidRPr="003A64CB" w:rsidRDefault="00F31ED3" w:rsidP="00F31ED3">
            <w:pPr>
              <w:rPr>
                <w:ins w:id="1204" w:author="Julia Faillace Thiesen" w:date="2014-04-10T14:42:00Z"/>
                <w:rFonts w:ascii="Calibri" w:eastAsia="Times New Roman" w:hAnsi="Calibri"/>
                <w:color w:val="000000"/>
                <w:sz w:val="12"/>
                <w:szCs w:val="12"/>
                <w:lang w:val="en-GB" w:eastAsia="en-GB"/>
              </w:rPr>
            </w:pPr>
            <w:ins w:id="1205" w:author="Julia Faillace Thiesen" w:date="2014-04-10T14:42:00Z">
              <w:r w:rsidRPr="003A64CB">
                <w:rPr>
                  <w:rFonts w:ascii="Calibri" w:eastAsia="Times New Roman" w:hAnsi="Calibri"/>
                  <w:color w:val="000000"/>
                  <w:sz w:val="12"/>
                  <w:szCs w:val="12"/>
                  <w:lang w:eastAsia="en-GB"/>
                </w:rPr>
                <w:t>X</w:t>
              </w:r>
            </w:ins>
          </w:p>
        </w:tc>
        <w:tc>
          <w:tcPr>
            <w:tcW w:w="775" w:type="dxa"/>
            <w:tcBorders>
              <w:top w:val="nil"/>
              <w:left w:val="nil"/>
              <w:bottom w:val="single" w:sz="4" w:space="0" w:color="auto"/>
              <w:right w:val="single" w:sz="4" w:space="0" w:color="auto"/>
            </w:tcBorders>
            <w:shd w:val="clear" w:color="auto" w:fill="auto"/>
            <w:noWrap/>
            <w:vAlign w:val="center"/>
            <w:hideMark/>
          </w:tcPr>
          <w:p w14:paraId="5931ECD9" w14:textId="77777777" w:rsidR="00F31ED3" w:rsidRPr="003A64CB" w:rsidRDefault="00F31ED3" w:rsidP="00F31ED3">
            <w:pPr>
              <w:rPr>
                <w:ins w:id="1206" w:author="Julia Faillace Thiesen" w:date="2014-04-10T14:42:00Z"/>
                <w:rFonts w:ascii="Calibri" w:eastAsia="Times New Roman" w:hAnsi="Calibri"/>
                <w:color w:val="000000"/>
                <w:sz w:val="12"/>
                <w:szCs w:val="12"/>
                <w:lang w:val="en-GB" w:eastAsia="en-GB"/>
              </w:rPr>
            </w:pPr>
            <w:ins w:id="1207"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center"/>
            <w:hideMark/>
          </w:tcPr>
          <w:p w14:paraId="6B5814D3" w14:textId="77777777" w:rsidR="00F31ED3" w:rsidRPr="003A64CB" w:rsidRDefault="00F31ED3" w:rsidP="00F31ED3">
            <w:pPr>
              <w:rPr>
                <w:ins w:id="1208" w:author="Julia Faillace Thiesen" w:date="2014-04-10T14:42:00Z"/>
                <w:rFonts w:ascii="Calibri" w:eastAsia="Times New Roman" w:hAnsi="Calibri"/>
                <w:color w:val="000000"/>
                <w:sz w:val="12"/>
                <w:szCs w:val="12"/>
                <w:lang w:val="en-GB" w:eastAsia="en-GB"/>
              </w:rPr>
            </w:pPr>
            <w:ins w:id="120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2D23D43F" w14:textId="77777777" w:rsidR="00F31ED3" w:rsidRPr="003A64CB" w:rsidRDefault="00F31ED3" w:rsidP="00F31ED3">
            <w:pPr>
              <w:rPr>
                <w:ins w:id="1210" w:author="Julia Faillace Thiesen" w:date="2014-04-10T14:42:00Z"/>
                <w:rFonts w:ascii="Calibri" w:eastAsia="Times New Roman" w:hAnsi="Calibri"/>
                <w:color w:val="000000"/>
                <w:sz w:val="12"/>
                <w:szCs w:val="12"/>
                <w:lang w:val="en-GB" w:eastAsia="en-GB"/>
              </w:rPr>
            </w:pPr>
            <w:ins w:id="1211"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auto" w:fill="auto"/>
            <w:noWrap/>
            <w:vAlign w:val="center"/>
            <w:hideMark/>
          </w:tcPr>
          <w:p w14:paraId="52923673" w14:textId="77777777" w:rsidR="00F31ED3" w:rsidRPr="003A64CB" w:rsidRDefault="00F31ED3" w:rsidP="00F31ED3">
            <w:pPr>
              <w:rPr>
                <w:ins w:id="1212" w:author="Julia Faillace Thiesen" w:date="2014-04-10T14:42:00Z"/>
                <w:rFonts w:ascii="Calibri" w:eastAsia="Times New Roman" w:hAnsi="Calibri"/>
                <w:color w:val="000000"/>
                <w:sz w:val="12"/>
                <w:szCs w:val="12"/>
                <w:lang w:val="en-GB" w:eastAsia="en-GB"/>
              </w:rPr>
            </w:pPr>
            <w:ins w:id="121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center"/>
            <w:hideMark/>
          </w:tcPr>
          <w:p w14:paraId="4E3FB125" w14:textId="77777777" w:rsidR="00F31ED3" w:rsidRPr="003A64CB" w:rsidRDefault="00F31ED3" w:rsidP="00F31ED3">
            <w:pPr>
              <w:rPr>
                <w:ins w:id="1214" w:author="Julia Faillace Thiesen" w:date="2014-04-10T14:42:00Z"/>
                <w:rFonts w:ascii="Calibri" w:eastAsia="Times New Roman" w:hAnsi="Calibri"/>
                <w:color w:val="000000"/>
                <w:sz w:val="12"/>
                <w:szCs w:val="12"/>
                <w:lang w:val="en-GB" w:eastAsia="en-GB"/>
              </w:rPr>
            </w:pPr>
            <w:ins w:id="1215"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7C7BAA56" w14:textId="77777777" w:rsidR="00F31ED3" w:rsidRPr="003A64CB" w:rsidRDefault="00F31ED3" w:rsidP="00F31ED3">
            <w:pPr>
              <w:rPr>
                <w:ins w:id="1216" w:author="Julia Faillace Thiesen" w:date="2014-04-10T14:42:00Z"/>
                <w:rFonts w:ascii="Calibri" w:eastAsia="Times New Roman" w:hAnsi="Calibri"/>
                <w:color w:val="000000"/>
                <w:sz w:val="12"/>
                <w:szCs w:val="12"/>
                <w:lang w:val="en-GB" w:eastAsia="en-GB"/>
              </w:rPr>
            </w:pPr>
            <w:ins w:id="121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center"/>
            <w:hideMark/>
          </w:tcPr>
          <w:p w14:paraId="2F42938A" w14:textId="77777777" w:rsidR="00F31ED3" w:rsidRPr="003A64CB" w:rsidRDefault="00F31ED3" w:rsidP="00F31ED3">
            <w:pPr>
              <w:rPr>
                <w:ins w:id="1218" w:author="Julia Faillace Thiesen" w:date="2014-04-10T14:42:00Z"/>
                <w:rFonts w:ascii="Calibri" w:eastAsia="Times New Roman" w:hAnsi="Calibri"/>
                <w:color w:val="000000"/>
                <w:sz w:val="12"/>
                <w:szCs w:val="12"/>
                <w:lang w:val="en-GB" w:eastAsia="en-GB"/>
              </w:rPr>
            </w:pPr>
            <w:ins w:id="1219"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vAlign w:val="center"/>
            <w:hideMark/>
          </w:tcPr>
          <w:p w14:paraId="2822D6FF" w14:textId="77777777" w:rsidR="00F31ED3" w:rsidRPr="003A64CB" w:rsidRDefault="00F31ED3" w:rsidP="00F31ED3">
            <w:pPr>
              <w:rPr>
                <w:ins w:id="1220" w:author="Julia Faillace Thiesen" w:date="2014-04-10T14:42:00Z"/>
                <w:rFonts w:ascii="Calibri" w:eastAsia="Times New Roman" w:hAnsi="Calibri"/>
                <w:color w:val="000000"/>
                <w:sz w:val="12"/>
                <w:szCs w:val="12"/>
                <w:lang w:val="en-GB" w:eastAsia="en-GB"/>
              </w:rPr>
            </w:pPr>
            <w:ins w:id="1221" w:author="Julia Faillace Thiesen" w:date="2014-04-10T14:42:00Z">
              <w:r w:rsidRPr="003A64CB">
                <w:rPr>
                  <w:rFonts w:ascii="Calibri" w:eastAsia="Times New Roman" w:hAnsi="Calibri"/>
                  <w:color w:val="000000"/>
                  <w:sz w:val="12"/>
                  <w:szCs w:val="12"/>
                  <w:lang w:eastAsia="en-GB"/>
                </w:rPr>
                <w:t> </w:t>
              </w:r>
            </w:ins>
          </w:p>
        </w:tc>
        <w:tc>
          <w:tcPr>
            <w:tcW w:w="850" w:type="dxa"/>
            <w:tcBorders>
              <w:top w:val="nil"/>
              <w:left w:val="nil"/>
              <w:bottom w:val="single" w:sz="4" w:space="0" w:color="auto"/>
              <w:right w:val="single" w:sz="4" w:space="0" w:color="auto"/>
            </w:tcBorders>
            <w:shd w:val="clear" w:color="000000" w:fill="D9E2F3"/>
            <w:vAlign w:val="center"/>
            <w:hideMark/>
          </w:tcPr>
          <w:p w14:paraId="5B9EC183" w14:textId="77777777" w:rsidR="00F31ED3" w:rsidRPr="003A64CB" w:rsidRDefault="00F31ED3" w:rsidP="00F31ED3">
            <w:pPr>
              <w:rPr>
                <w:ins w:id="1222" w:author="Julia Faillace Thiesen" w:date="2014-04-10T14:42:00Z"/>
                <w:rFonts w:ascii="Calibri" w:eastAsia="Times New Roman" w:hAnsi="Calibri"/>
                <w:color w:val="000000"/>
                <w:sz w:val="12"/>
                <w:szCs w:val="12"/>
                <w:lang w:val="en-GB" w:eastAsia="en-GB"/>
              </w:rPr>
            </w:pPr>
            <w:ins w:id="1223" w:author="Julia Faillace Thiesen" w:date="2014-04-10T14:42:00Z">
              <w:r w:rsidRPr="003A64CB">
                <w:rPr>
                  <w:rFonts w:ascii="Calibri" w:eastAsia="Times New Roman" w:hAnsi="Calibri"/>
                  <w:color w:val="000000"/>
                  <w:sz w:val="12"/>
                  <w:szCs w:val="12"/>
                  <w:lang w:eastAsia="en-GB"/>
                </w:rPr>
                <w:t>X</w:t>
              </w:r>
            </w:ins>
          </w:p>
        </w:tc>
      </w:tr>
      <w:tr w:rsidR="00354708" w:rsidRPr="003A64CB" w14:paraId="1FB4F327" w14:textId="77777777" w:rsidTr="00354708">
        <w:trPr>
          <w:trHeight w:val="213"/>
          <w:ins w:id="1224" w:author="Julia Faillace Thiesen" w:date="2014-04-10T14:42:00Z"/>
          <w:trPrChange w:id="1225" w:author="Julia Faillace Thiesen" w:date="2014-04-10T14:50:00Z">
            <w:trPr>
              <w:trHeight w:val="213"/>
            </w:trPr>
          </w:trPrChange>
        </w:trPr>
        <w:tc>
          <w:tcPr>
            <w:tcW w:w="668" w:type="dxa"/>
            <w:tcBorders>
              <w:top w:val="nil"/>
              <w:left w:val="single" w:sz="4" w:space="0" w:color="auto"/>
              <w:bottom w:val="single" w:sz="4" w:space="0" w:color="auto"/>
              <w:right w:val="single" w:sz="4" w:space="0" w:color="auto"/>
            </w:tcBorders>
            <w:shd w:val="clear" w:color="auto" w:fill="auto"/>
            <w:noWrap/>
            <w:vAlign w:val="bottom"/>
            <w:hideMark/>
            <w:tcPrChange w:id="1226" w:author="Julia Faillace Thiesen" w:date="2014-04-10T14:50:00Z">
              <w:tcPr>
                <w:tcW w:w="668"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D652D93" w14:textId="77777777" w:rsidR="00F31ED3" w:rsidRPr="003A64CB" w:rsidRDefault="00F31ED3" w:rsidP="00F31ED3">
            <w:pPr>
              <w:rPr>
                <w:ins w:id="1227" w:author="Julia Faillace Thiesen" w:date="2014-04-10T14:42:00Z"/>
                <w:rFonts w:ascii="Calibri" w:eastAsia="Times New Roman" w:hAnsi="Calibri"/>
                <w:color w:val="000000"/>
                <w:sz w:val="12"/>
                <w:szCs w:val="12"/>
                <w:lang w:val="en-GB" w:eastAsia="en-GB"/>
              </w:rPr>
            </w:pPr>
            <w:ins w:id="1228" w:author="Julia Faillace Thiesen" w:date="2014-04-10T14:42:00Z">
              <w:r w:rsidRPr="003A64CB">
                <w:rPr>
                  <w:rFonts w:ascii="Calibri" w:eastAsia="Times New Roman" w:hAnsi="Calibri"/>
                  <w:color w:val="000000"/>
                  <w:sz w:val="12"/>
                  <w:szCs w:val="12"/>
                  <w:lang w:val="en-GB" w:eastAsia="en-GB"/>
                </w:rPr>
                <w:t>11-16 Aug</w:t>
              </w:r>
            </w:ins>
          </w:p>
        </w:tc>
        <w:tc>
          <w:tcPr>
            <w:tcW w:w="841" w:type="dxa"/>
            <w:tcBorders>
              <w:top w:val="nil"/>
              <w:left w:val="nil"/>
              <w:bottom w:val="single" w:sz="4" w:space="0" w:color="auto"/>
              <w:right w:val="single" w:sz="4" w:space="0" w:color="auto"/>
            </w:tcBorders>
            <w:shd w:val="clear" w:color="000000" w:fill="D9E1F2"/>
            <w:noWrap/>
            <w:vAlign w:val="bottom"/>
            <w:hideMark/>
            <w:tcPrChange w:id="1229" w:author="Julia Faillace Thiesen" w:date="2014-04-10T14:50:00Z">
              <w:tcPr>
                <w:tcW w:w="841" w:type="dxa"/>
                <w:gridSpan w:val="2"/>
                <w:tcBorders>
                  <w:top w:val="nil"/>
                  <w:left w:val="nil"/>
                  <w:bottom w:val="single" w:sz="4" w:space="0" w:color="auto"/>
                  <w:right w:val="single" w:sz="4" w:space="0" w:color="auto"/>
                </w:tcBorders>
                <w:shd w:val="clear" w:color="000000" w:fill="D9E1F2"/>
                <w:noWrap/>
                <w:vAlign w:val="bottom"/>
                <w:hideMark/>
              </w:tcPr>
            </w:tcPrChange>
          </w:tcPr>
          <w:p w14:paraId="5D9260E7" w14:textId="77777777" w:rsidR="00F31ED3" w:rsidRPr="003A64CB" w:rsidRDefault="00F31ED3" w:rsidP="00F31ED3">
            <w:pPr>
              <w:rPr>
                <w:ins w:id="1230" w:author="Julia Faillace Thiesen" w:date="2014-04-10T14:42:00Z"/>
                <w:rFonts w:ascii="Calibri" w:eastAsia="Times New Roman" w:hAnsi="Calibri"/>
                <w:color w:val="000000"/>
                <w:sz w:val="12"/>
                <w:szCs w:val="12"/>
                <w:lang w:val="en-GB" w:eastAsia="en-GB"/>
              </w:rPr>
            </w:pPr>
            <w:ins w:id="1231" w:author="Julia Faillace Thiesen" w:date="2014-04-10T14:42:00Z">
              <w:r w:rsidRPr="003A64CB">
                <w:rPr>
                  <w:rFonts w:ascii="Calibri" w:eastAsia="Times New Roman" w:hAnsi="Calibri"/>
                  <w:color w:val="000000"/>
                  <w:sz w:val="12"/>
                  <w:szCs w:val="12"/>
                  <w:lang w:val="en-GB" w:eastAsia="en-GB"/>
                </w:rPr>
                <w:t>X</w:t>
              </w:r>
            </w:ins>
          </w:p>
        </w:tc>
        <w:tc>
          <w:tcPr>
            <w:tcW w:w="775" w:type="dxa"/>
            <w:tcBorders>
              <w:top w:val="nil"/>
              <w:left w:val="nil"/>
              <w:bottom w:val="single" w:sz="4" w:space="0" w:color="auto"/>
              <w:right w:val="single" w:sz="4" w:space="0" w:color="auto"/>
            </w:tcBorders>
            <w:shd w:val="clear" w:color="auto" w:fill="auto"/>
            <w:noWrap/>
            <w:vAlign w:val="bottom"/>
            <w:hideMark/>
            <w:tcPrChange w:id="1232" w:author="Julia Faillace Thiesen" w:date="2014-04-10T14:50:00Z">
              <w:tcPr>
                <w:tcW w:w="775" w:type="dxa"/>
                <w:gridSpan w:val="2"/>
                <w:tcBorders>
                  <w:top w:val="nil"/>
                  <w:left w:val="nil"/>
                  <w:bottom w:val="single" w:sz="4" w:space="0" w:color="auto"/>
                  <w:right w:val="single" w:sz="4" w:space="0" w:color="auto"/>
                </w:tcBorders>
                <w:shd w:val="clear" w:color="auto" w:fill="auto"/>
                <w:noWrap/>
                <w:vAlign w:val="bottom"/>
                <w:hideMark/>
              </w:tcPr>
            </w:tcPrChange>
          </w:tcPr>
          <w:p w14:paraId="539C6B8A" w14:textId="77777777" w:rsidR="00F31ED3" w:rsidRPr="003A64CB" w:rsidRDefault="00F31ED3" w:rsidP="00F31ED3">
            <w:pPr>
              <w:rPr>
                <w:ins w:id="1233" w:author="Julia Faillace Thiesen" w:date="2014-04-10T14:42:00Z"/>
                <w:rFonts w:ascii="Calibri" w:eastAsia="Times New Roman" w:hAnsi="Calibri"/>
                <w:color w:val="000000"/>
                <w:sz w:val="12"/>
                <w:szCs w:val="12"/>
                <w:lang w:val="en-GB" w:eastAsia="en-GB"/>
              </w:rPr>
            </w:pPr>
            <w:ins w:id="1234" w:author="Julia Faillace Thiesen" w:date="2014-04-10T14:42:00Z">
              <w:r w:rsidRPr="003A64CB">
                <w:rPr>
                  <w:rFonts w:ascii="Calibri" w:eastAsia="Times New Roman" w:hAnsi="Calibri"/>
                  <w:color w:val="000000"/>
                  <w:sz w:val="12"/>
                  <w:szCs w:val="12"/>
                  <w:lang w:val="en-GB" w:eastAsia="en-GB"/>
                </w:rPr>
                <w:t> </w:t>
              </w:r>
            </w:ins>
          </w:p>
        </w:tc>
        <w:tc>
          <w:tcPr>
            <w:tcW w:w="955" w:type="dxa"/>
            <w:tcBorders>
              <w:top w:val="nil"/>
              <w:left w:val="nil"/>
              <w:bottom w:val="single" w:sz="4" w:space="0" w:color="auto"/>
              <w:right w:val="single" w:sz="4" w:space="0" w:color="auto"/>
            </w:tcBorders>
            <w:shd w:val="clear" w:color="auto" w:fill="auto"/>
            <w:noWrap/>
            <w:vAlign w:val="bottom"/>
            <w:hideMark/>
            <w:tcPrChange w:id="1235" w:author="Julia Faillace Thiesen" w:date="2014-04-10T14:50:00Z">
              <w:tcPr>
                <w:tcW w:w="955" w:type="dxa"/>
                <w:gridSpan w:val="2"/>
                <w:tcBorders>
                  <w:top w:val="nil"/>
                  <w:left w:val="nil"/>
                  <w:bottom w:val="single" w:sz="4" w:space="0" w:color="auto"/>
                  <w:right w:val="single" w:sz="4" w:space="0" w:color="auto"/>
                </w:tcBorders>
                <w:shd w:val="clear" w:color="auto" w:fill="auto"/>
                <w:noWrap/>
                <w:vAlign w:val="bottom"/>
                <w:hideMark/>
              </w:tcPr>
            </w:tcPrChange>
          </w:tcPr>
          <w:p w14:paraId="32D65D02" w14:textId="77777777" w:rsidR="00F31ED3" w:rsidRPr="003A64CB" w:rsidRDefault="00F31ED3" w:rsidP="00F31ED3">
            <w:pPr>
              <w:rPr>
                <w:ins w:id="1236" w:author="Julia Faillace Thiesen" w:date="2014-04-10T14:42:00Z"/>
                <w:rFonts w:ascii="Calibri" w:eastAsia="Times New Roman" w:hAnsi="Calibri"/>
                <w:color w:val="000000"/>
                <w:sz w:val="12"/>
                <w:szCs w:val="12"/>
                <w:lang w:val="en-GB" w:eastAsia="en-GB"/>
              </w:rPr>
            </w:pPr>
            <w:ins w:id="1237"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bottom"/>
            <w:hideMark/>
            <w:tcPrChange w:id="1238" w:author="Julia Faillace Thiesen" w:date="2014-04-10T14:50:00Z">
              <w:tcPr>
                <w:tcW w:w="992" w:type="dxa"/>
                <w:gridSpan w:val="2"/>
                <w:tcBorders>
                  <w:top w:val="nil"/>
                  <w:left w:val="nil"/>
                  <w:bottom w:val="single" w:sz="4" w:space="0" w:color="auto"/>
                  <w:right w:val="single" w:sz="4" w:space="0" w:color="auto"/>
                </w:tcBorders>
                <w:shd w:val="clear" w:color="auto" w:fill="auto"/>
                <w:noWrap/>
                <w:vAlign w:val="bottom"/>
                <w:hideMark/>
              </w:tcPr>
            </w:tcPrChange>
          </w:tcPr>
          <w:p w14:paraId="64BAE154" w14:textId="77777777" w:rsidR="00F31ED3" w:rsidRPr="003A64CB" w:rsidRDefault="00F31ED3" w:rsidP="00F31ED3">
            <w:pPr>
              <w:rPr>
                <w:ins w:id="1239" w:author="Julia Faillace Thiesen" w:date="2014-04-10T14:42:00Z"/>
                <w:rFonts w:ascii="Calibri" w:eastAsia="Times New Roman" w:hAnsi="Calibri"/>
                <w:color w:val="000000"/>
                <w:sz w:val="12"/>
                <w:szCs w:val="12"/>
                <w:lang w:val="en-GB" w:eastAsia="en-GB"/>
              </w:rPr>
            </w:pPr>
            <w:ins w:id="1240" w:author="Julia Faillace Thiesen" w:date="2014-04-10T14:42:00Z">
              <w:r w:rsidRPr="003A64CB">
                <w:rPr>
                  <w:rFonts w:ascii="Calibri" w:eastAsia="Times New Roman" w:hAnsi="Calibri"/>
                  <w:color w:val="000000"/>
                  <w:sz w:val="12"/>
                  <w:szCs w:val="12"/>
                  <w:lang w:val="en-GB" w:eastAsia="en-GB"/>
                </w:rPr>
                <w:t> </w:t>
              </w:r>
            </w:ins>
          </w:p>
        </w:tc>
        <w:tc>
          <w:tcPr>
            <w:tcW w:w="1009" w:type="dxa"/>
            <w:tcBorders>
              <w:top w:val="nil"/>
              <w:left w:val="nil"/>
              <w:bottom w:val="single" w:sz="4" w:space="0" w:color="auto"/>
              <w:right w:val="single" w:sz="4" w:space="0" w:color="auto"/>
            </w:tcBorders>
            <w:shd w:val="clear" w:color="auto" w:fill="auto"/>
            <w:noWrap/>
            <w:vAlign w:val="bottom"/>
            <w:hideMark/>
            <w:tcPrChange w:id="1241" w:author="Julia Faillace Thiesen" w:date="2014-04-10T14:50:00Z">
              <w:tcPr>
                <w:tcW w:w="1009" w:type="dxa"/>
                <w:gridSpan w:val="2"/>
                <w:tcBorders>
                  <w:top w:val="nil"/>
                  <w:left w:val="nil"/>
                  <w:bottom w:val="single" w:sz="4" w:space="0" w:color="auto"/>
                  <w:right w:val="single" w:sz="4" w:space="0" w:color="auto"/>
                </w:tcBorders>
                <w:shd w:val="clear" w:color="auto" w:fill="auto"/>
                <w:noWrap/>
                <w:vAlign w:val="bottom"/>
                <w:hideMark/>
              </w:tcPr>
            </w:tcPrChange>
          </w:tcPr>
          <w:p w14:paraId="706337EB" w14:textId="77777777" w:rsidR="00F31ED3" w:rsidRPr="003A64CB" w:rsidRDefault="00F31ED3" w:rsidP="00F31ED3">
            <w:pPr>
              <w:rPr>
                <w:ins w:id="1242" w:author="Julia Faillace Thiesen" w:date="2014-04-10T14:42:00Z"/>
                <w:rFonts w:ascii="Calibri" w:eastAsia="Times New Roman" w:hAnsi="Calibri"/>
                <w:color w:val="000000"/>
                <w:sz w:val="12"/>
                <w:szCs w:val="12"/>
                <w:lang w:val="en-GB" w:eastAsia="en-GB"/>
              </w:rPr>
            </w:pPr>
            <w:ins w:id="1243"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bottom"/>
            <w:hideMark/>
            <w:tcPrChange w:id="1244" w:author="Julia Faillace Thiesen" w:date="2014-04-10T14:50:00Z">
              <w:tcPr>
                <w:tcW w:w="1138" w:type="dxa"/>
                <w:gridSpan w:val="4"/>
                <w:tcBorders>
                  <w:top w:val="nil"/>
                  <w:left w:val="nil"/>
                  <w:bottom w:val="single" w:sz="4" w:space="0" w:color="auto"/>
                  <w:right w:val="single" w:sz="4" w:space="0" w:color="auto"/>
                </w:tcBorders>
                <w:shd w:val="clear" w:color="auto" w:fill="auto"/>
                <w:noWrap/>
                <w:vAlign w:val="bottom"/>
                <w:hideMark/>
              </w:tcPr>
            </w:tcPrChange>
          </w:tcPr>
          <w:p w14:paraId="29651B7F" w14:textId="77777777" w:rsidR="00F31ED3" w:rsidRPr="003A64CB" w:rsidRDefault="00F31ED3" w:rsidP="00F31ED3">
            <w:pPr>
              <w:rPr>
                <w:ins w:id="1245" w:author="Julia Faillace Thiesen" w:date="2014-04-10T14:42:00Z"/>
                <w:rFonts w:ascii="Calibri" w:eastAsia="Times New Roman" w:hAnsi="Calibri"/>
                <w:color w:val="000000"/>
                <w:sz w:val="12"/>
                <w:szCs w:val="12"/>
                <w:lang w:val="en-GB" w:eastAsia="en-GB"/>
              </w:rPr>
            </w:pPr>
            <w:ins w:id="1246"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bottom"/>
            <w:hideMark/>
            <w:tcPrChange w:id="1247" w:author="Julia Faillace Thiesen" w:date="2014-04-10T14:50:00Z">
              <w:tcPr>
                <w:tcW w:w="844" w:type="dxa"/>
                <w:gridSpan w:val="3"/>
                <w:tcBorders>
                  <w:top w:val="nil"/>
                  <w:left w:val="nil"/>
                  <w:bottom w:val="single" w:sz="4" w:space="0" w:color="auto"/>
                  <w:right w:val="single" w:sz="4" w:space="0" w:color="auto"/>
                </w:tcBorders>
                <w:shd w:val="clear" w:color="auto" w:fill="auto"/>
                <w:noWrap/>
                <w:vAlign w:val="bottom"/>
                <w:hideMark/>
              </w:tcPr>
            </w:tcPrChange>
          </w:tcPr>
          <w:p w14:paraId="26DCAAFC" w14:textId="77777777" w:rsidR="00F31ED3" w:rsidRPr="003A64CB" w:rsidRDefault="00F31ED3" w:rsidP="00F31ED3">
            <w:pPr>
              <w:rPr>
                <w:ins w:id="1248" w:author="Julia Faillace Thiesen" w:date="2014-04-10T14:42:00Z"/>
                <w:rFonts w:ascii="Calibri" w:eastAsia="Times New Roman" w:hAnsi="Calibri"/>
                <w:color w:val="000000"/>
                <w:sz w:val="12"/>
                <w:szCs w:val="12"/>
                <w:lang w:val="en-GB" w:eastAsia="en-GB"/>
              </w:rPr>
            </w:pPr>
            <w:ins w:id="1249" w:author="Julia Faillace Thiesen" w:date="2014-04-10T14:42:00Z">
              <w:r w:rsidRPr="003A64CB">
                <w:rPr>
                  <w:rFonts w:ascii="Calibri" w:eastAsia="Times New Roman" w:hAnsi="Calibri"/>
                  <w:color w:val="000000"/>
                  <w:sz w:val="12"/>
                  <w:szCs w:val="12"/>
                  <w:lang w:val="en-GB" w:eastAsia="en-GB"/>
                </w:rPr>
                <w:t> </w:t>
              </w:r>
            </w:ins>
          </w:p>
        </w:tc>
        <w:tc>
          <w:tcPr>
            <w:tcW w:w="992" w:type="dxa"/>
            <w:tcBorders>
              <w:top w:val="nil"/>
              <w:left w:val="nil"/>
              <w:bottom w:val="single" w:sz="4" w:space="0" w:color="auto"/>
              <w:right w:val="single" w:sz="4" w:space="0" w:color="auto"/>
            </w:tcBorders>
            <w:shd w:val="clear" w:color="auto" w:fill="auto"/>
            <w:noWrap/>
            <w:vAlign w:val="bottom"/>
            <w:hideMark/>
            <w:tcPrChange w:id="1250" w:author="Julia Faillace Thiesen" w:date="2014-04-10T14:50:00Z">
              <w:tcPr>
                <w:tcW w:w="978" w:type="dxa"/>
                <w:gridSpan w:val="3"/>
                <w:tcBorders>
                  <w:top w:val="nil"/>
                  <w:left w:val="nil"/>
                  <w:bottom w:val="single" w:sz="4" w:space="0" w:color="auto"/>
                  <w:right w:val="single" w:sz="4" w:space="0" w:color="auto"/>
                </w:tcBorders>
                <w:shd w:val="clear" w:color="auto" w:fill="auto"/>
                <w:noWrap/>
                <w:vAlign w:val="bottom"/>
                <w:hideMark/>
              </w:tcPr>
            </w:tcPrChange>
          </w:tcPr>
          <w:p w14:paraId="7A9842D6" w14:textId="77777777" w:rsidR="00F31ED3" w:rsidRPr="003A64CB" w:rsidRDefault="00F31ED3" w:rsidP="00F31ED3">
            <w:pPr>
              <w:rPr>
                <w:ins w:id="1251" w:author="Julia Faillace Thiesen" w:date="2014-04-10T14:42:00Z"/>
                <w:rFonts w:ascii="Calibri" w:eastAsia="Times New Roman" w:hAnsi="Calibri"/>
                <w:color w:val="000000"/>
                <w:sz w:val="12"/>
                <w:szCs w:val="12"/>
                <w:lang w:val="en-GB" w:eastAsia="en-GB"/>
              </w:rPr>
            </w:pPr>
            <w:ins w:id="1252" w:author="Julia Faillace Thiesen" w:date="2014-04-10T14:42:00Z">
              <w:r w:rsidRPr="003A64CB">
                <w:rPr>
                  <w:rFonts w:ascii="Calibri" w:eastAsia="Times New Roman" w:hAnsi="Calibri"/>
                  <w:color w:val="000000"/>
                  <w:sz w:val="12"/>
                  <w:szCs w:val="12"/>
                  <w:lang w:val="en-GB" w:eastAsia="en-GB"/>
                </w:rPr>
                <w:t> </w:t>
              </w:r>
            </w:ins>
          </w:p>
        </w:tc>
        <w:tc>
          <w:tcPr>
            <w:tcW w:w="851" w:type="dxa"/>
            <w:tcBorders>
              <w:top w:val="nil"/>
              <w:left w:val="nil"/>
              <w:bottom w:val="single" w:sz="4" w:space="0" w:color="auto"/>
              <w:right w:val="single" w:sz="4" w:space="0" w:color="auto"/>
            </w:tcBorders>
            <w:shd w:val="clear" w:color="auto" w:fill="auto"/>
            <w:noWrap/>
            <w:vAlign w:val="bottom"/>
            <w:hideMark/>
            <w:tcPrChange w:id="1253" w:author="Julia Faillace Thiesen" w:date="2014-04-10T14:50:00Z">
              <w:tcPr>
                <w:tcW w:w="851" w:type="dxa"/>
                <w:gridSpan w:val="3"/>
                <w:tcBorders>
                  <w:top w:val="nil"/>
                  <w:left w:val="nil"/>
                  <w:bottom w:val="single" w:sz="4" w:space="0" w:color="auto"/>
                  <w:right w:val="single" w:sz="4" w:space="0" w:color="auto"/>
                </w:tcBorders>
                <w:shd w:val="clear" w:color="auto" w:fill="auto"/>
                <w:noWrap/>
                <w:vAlign w:val="bottom"/>
                <w:hideMark/>
              </w:tcPr>
            </w:tcPrChange>
          </w:tcPr>
          <w:p w14:paraId="3E48FBE9" w14:textId="77777777" w:rsidR="00F31ED3" w:rsidRPr="003A64CB" w:rsidRDefault="00F31ED3" w:rsidP="00F31ED3">
            <w:pPr>
              <w:rPr>
                <w:ins w:id="1254" w:author="Julia Faillace Thiesen" w:date="2014-04-10T14:42:00Z"/>
                <w:rFonts w:ascii="Calibri" w:eastAsia="Times New Roman" w:hAnsi="Calibri"/>
                <w:color w:val="000000"/>
                <w:sz w:val="12"/>
                <w:szCs w:val="12"/>
                <w:lang w:val="en-GB" w:eastAsia="en-GB"/>
              </w:rPr>
            </w:pPr>
            <w:ins w:id="1255" w:author="Julia Faillace Thiesen" w:date="2014-04-10T14:42:00Z">
              <w:r w:rsidRPr="003A64CB">
                <w:rPr>
                  <w:rFonts w:ascii="Calibri" w:eastAsia="Times New Roman" w:hAnsi="Calibri"/>
                  <w:color w:val="000000"/>
                  <w:sz w:val="12"/>
                  <w:szCs w:val="12"/>
                  <w:lang w:val="en-GB" w:eastAsia="en-GB"/>
                </w:rPr>
                <w:t> </w:t>
              </w:r>
            </w:ins>
          </w:p>
        </w:tc>
        <w:tc>
          <w:tcPr>
            <w:tcW w:w="850" w:type="dxa"/>
            <w:tcBorders>
              <w:top w:val="nil"/>
              <w:left w:val="nil"/>
              <w:bottom w:val="single" w:sz="4" w:space="0" w:color="auto"/>
              <w:right w:val="single" w:sz="4" w:space="0" w:color="auto"/>
            </w:tcBorders>
            <w:shd w:val="clear" w:color="000000" w:fill="D9E1F2"/>
            <w:noWrap/>
            <w:vAlign w:val="bottom"/>
            <w:hideMark/>
            <w:tcPrChange w:id="1256" w:author="Julia Faillace Thiesen" w:date="2014-04-10T14:50:00Z">
              <w:tcPr>
                <w:tcW w:w="903" w:type="dxa"/>
                <w:gridSpan w:val="3"/>
                <w:tcBorders>
                  <w:top w:val="nil"/>
                  <w:left w:val="nil"/>
                  <w:bottom w:val="single" w:sz="4" w:space="0" w:color="auto"/>
                  <w:right w:val="single" w:sz="4" w:space="0" w:color="auto"/>
                </w:tcBorders>
                <w:shd w:val="clear" w:color="000000" w:fill="D9E1F2"/>
                <w:noWrap/>
                <w:vAlign w:val="bottom"/>
                <w:hideMark/>
              </w:tcPr>
            </w:tcPrChange>
          </w:tcPr>
          <w:p w14:paraId="10F4F057" w14:textId="77777777" w:rsidR="00F31ED3" w:rsidRPr="003A64CB" w:rsidRDefault="00F31ED3" w:rsidP="00F31ED3">
            <w:pPr>
              <w:rPr>
                <w:ins w:id="1257" w:author="Julia Faillace Thiesen" w:date="2014-04-10T14:42:00Z"/>
                <w:rFonts w:ascii="Calibri" w:eastAsia="Times New Roman" w:hAnsi="Calibri"/>
                <w:color w:val="000000"/>
                <w:sz w:val="12"/>
                <w:szCs w:val="12"/>
                <w:lang w:val="en-GB" w:eastAsia="en-GB"/>
              </w:rPr>
            </w:pPr>
            <w:ins w:id="1258" w:author="Julia Faillace Thiesen" w:date="2014-04-10T14:42:00Z">
              <w:r w:rsidRPr="003A64CB">
                <w:rPr>
                  <w:rFonts w:ascii="Calibri" w:eastAsia="Times New Roman" w:hAnsi="Calibri"/>
                  <w:color w:val="000000"/>
                  <w:sz w:val="12"/>
                  <w:szCs w:val="12"/>
                  <w:lang w:val="en-GB" w:eastAsia="en-GB"/>
                </w:rPr>
                <w:t>X</w:t>
              </w:r>
            </w:ins>
          </w:p>
        </w:tc>
      </w:tr>
    </w:tbl>
    <w:p w14:paraId="6009DD22" w14:textId="77777777" w:rsidR="009824F5" w:rsidRDefault="009824F5" w:rsidP="00A75F40">
      <w:pPr>
        <w:pStyle w:val="Geenafstand"/>
        <w:jc w:val="center"/>
        <w:rPr>
          <w:sz w:val="16"/>
          <w:szCs w:val="16"/>
        </w:rPr>
      </w:pPr>
    </w:p>
    <w:p w14:paraId="1C494B54" w14:textId="2D845132" w:rsidR="009824F5" w:rsidRDefault="009824F5" w:rsidP="009F207A">
      <w:pPr>
        <w:spacing w:after="160" w:line="259" w:lineRule="auto"/>
        <w:rPr>
          <w:sz w:val="16"/>
          <w:szCs w:val="16"/>
        </w:rPr>
      </w:pPr>
    </w:p>
    <w:p w14:paraId="7DDDB481" w14:textId="77777777" w:rsidR="00F31ED3" w:rsidRDefault="00F31ED3">
      <w:pPr>
        <w:spacing w:after="160" w:line="259" w:lineRule="auto"/>
        <w:rPr>
          <w:ins w:id="1259" w:author="Julia Faillace Thiesen" w:date="2014-04-10T14:42:00Z"/>
          <w:rStyle w:val="st"/>
          <w:rFonts w:eastAsia="Times New Roman"/>
          <w:b/>
          <w:bCs/>
          <w:kern w:val="36"/>
          <w:sz w:val="28"/>
          <w:szCs w:val="48"/>
          <w:lang w:val="nl-NL" w:eastAsia="nl-NL"/>
        </w:rPr>
      </w:pPr>
      <w:bookmarkStart w:id="1260" w:name="_Toc348611065"/>
      <w:bookmarkStart w:id="1261" w:name="_Toc384797640"/>
      <w:ins w:id="1262" w:author="Julia Faillace Thiesen" w:date="2014-04-10T14:42:00Z">
        <w:r>
          <w:rPr>
            <w:rStyle w:val="st"/>
          </w:rPr>
          <w:br w:type="page"/>
        </w:r>
      </w:ins>
    </w:p>
    <w:p w14:paraId="6BF01C93" w14:textId="7BE0E5D2" w:rsidR="00F709B5" w:rsidRPr="005A018F" w:rsidRDefault="00B06EC4">
      <w:pPr>
        <w:pStyle w:val="Kop1"/>
        <w:numPr>
          <w:ilvl w:val="0"/>
          <w:numId w:val="9"/>
        </w:numPr>
        <w:rPr>
          <w:lang w:val="en-GB"/>
        </w:rPr>
        <w:pPrChange w:id="1263" w:author="Julia Faillace Thiesen" w:date="2014-04-09T08:58:00Z">
          <w:pPr>
            <w:pStyle w:val="Kop1"/>
          </w:pPr>
        </w:pPrChange>
      </w:pPr>
      <w:r w:rsidRPr="002821C8">
        <w:rPr>
          <w:rStyle w:val="st"/>
          <w:rPrChange w:id="1264" w:author="Julia Faillace Thiesen" w:date="2014-04-09T08:58:00Z">
            <w:rPr>
              <w:rStyle w:val="st"/>
              <w:szCs w:val="28"/>
              <w:lang w:val="en-GB"/>
            </w:rPr>
          </w:rPrChange>
        </w:rPr>
        <w:lastRenderedPageBreak/>
        <w:t>References</w:t>
      </w:r>
      <w:bookmarkEnd w:id="1260"/>
      <w:bookmarkEnd w:id="1261"/>
    </w:p>
    <w:p w14:paraId="48427CB6" w14:textId="77777777" w:rsidR="00F709B5" w:rsidRDefault="00F709B5" w:rsidP="005A018F">
      <w:pPr>
        <w:rPr>
          <w:szCs w:val="20"/>
          <w:lang w:val="en-GB"/>
        </w:rPr>
      </w:pPr>
      <w:r w:rsidRPr="005A018F">
        <w:rPr>
          <w:szCs w:val="20"/>
          <w:lang w:val="en-GB"/>
        </w:rPr>
        <w:t>Albert VA (1994) Cladistic relationships of the slipper orchids (Cypripedioi- deae: Orchidaceae) from congruent morphological and molecular data. Lindleyana 9: 115–132.</w:t>
      </w:r>
    </w:p>
    <w:p w14:paraId="6A7881FA" w14:textId="77777777" w:rsidR="005A018F" w:rsidRDefault="005A018F" w:rsidP="005A018F">
      <w:pPr>
        <w:pStyle w:val="Geenafstand"/>
        <w:rPr>
          <w:lang w:val="en-GB"/>
        </w:rPr>
      </w:pPr>
    </w:p>
    <w:p w14:paraId="48322400" w14:textId="1609F768" w:rsidR="005A018F" w:rsidDel="00394E5A" w:rsidRDefault="005A018F" w:rsidP="005A018F">
      <w:pPr>
        <w:rPr>
          <w:del w:id="1265" w:author="Julia Faillace Thiesen" w:date="2014-04-10T14:55:00Z"/>
          <w:szCs w:val="20"/>
          <w:lang w:val="en-GB"/>
        </w:rPr>
      </w:pPr>
      <w:r w:rsidRPr="005A018F">
        <w:rPr>
          <w:szCs w:val="20"/>
          <w:lang w:val="en-GB"/>
        </w:rPr>
        <w:t xml:space="preserve">Álvarez I, Wendel JF (2003) Ribosomal ITS sequences and plant phylogenetic inference. Molecular Phylogenetics and Evolution 29: 417-434 </w:t>
      </w:r>
    </w:p>
    <w:p w14:paraId="39B73E04" w14:textId="17651532" w:rsidR="00F709B5" w:rsidRPr="005A018F" w:rsidDel="00394E5A" w:rsidRDefault="00F709B5" w:rsidP="005A018F">
      <w:pPr>
        <w:rPr>
          <w:del w:id="1266" w:author="Julia Faillace Thiesen" w:date="2014-04-10T14:55:00Z"/>
          <w:szCs w:val="20"/>
          <w:lang w:val="en-GB"/>
        </w:rPr>
      </w:pPr>
    </w:p>
    <w:p w14:paraId="1BEACC6C" w14:textId="482BC06F" w:rsidR="00394E5A" w:rsidDel="00F14E36" w:rsidRDefault="00394E5A" w:rsidP="005A018F">
      <w:pPr>
        <w:rPr>
          <w:del w:id="1267" w:author="Julia Faillace Thiesen" w:date="2014-04-10T15:01:00Z"/>
          <w:szCs w:val="20"/>
          <w:lang w:val="en-GB"/>
        </w:rPr>
      </w:pPr>
    </w:p>
    <w:p w14:paraId="518230EC" w14:textId="77777777" w:rsidR="00F14E36" w:rsidRDefault="00F14E36" w:rsidP="005A018F">
      <w:pPr>
        <w:rPr>
          <w:ins w:id="1268" w:author="Julia Faillace Thiesen" w:date="2014-04-10T15:01:00Z"/>
          <w:rFonts w:eastAsia="Times New Roman"/>
          <w:color w:val="000000"/>
          <w:szCs w:val="20"/>
          <w:lang w:eastAsia="en-GB"/>
        </w:rPr>
      </w:pPr>
    </w:p>
    <w:p w14:paraId="0A9BBC55" w14:textId="77777777" w:rsidR="00F14E36" w:rsidRDefault="00F14E36" w:rsidP="005A018F">
      <w:pPr>
        <w:rPr>
          <w:ins w:id="1269" w:author="Julia Faillace Thiesen" w:date="2014-04-10T15:02:00Z"/>
          <w:rFonts w:eastAsia="Times New Roman"/>
          <w:color w:val="000000"/>
          <w:szCs w:val="20"/>
          <w:lang w:eastAsia="en-GB"/>
        </w:rPr>
      </w:pPr>
    </w:p>
    <w:p w14:paraId="19B119FD" w14:textId="11C177FA" w:rsidR="00394E5A" w:rsidRDefault="00394E5A" w:rsidP="005A018F">
      <w:pPr>
        <w:rPr>
          <w:szCs w:val="20"/>
          <w:lang w:val="en-GB"/>
        </w:rPr>
      </w:pPr>
      <w:r>
        <w:rPr>
          <w:rFonts w:eastAsia="Times New Roman"/>
          <w:color w:val="000000"/>
          <w:szCs w:val="20"/>
          <w:lang w:eastAsia="en-GB"/>
        </w:rPr>
        <w:t>Arnold E (2008) Endophytic fungi: hidden components of tropical community ecology (Chapter 15 of the book ‘Tropical forest community ecology’ by Carson W P &amp; Schnitzer S A).</w:t>
      </w:r>
    </w:p>
    <w:p w14:paraId="3A3EAEB7" w14:textId="77777777" w:rsidR="00394E5A" w:rsidRPr="00394E5A" w:rsidRDefault="00394E5A">
      <w:pPr>
        <w:pStyle w:val="Geenafstand"/>
        <w:rPr>
          <w:lang w:val="en-GB"/>
        </w:rPr>
        <w:pPrChange w:id="1270" w:author="Julia Faillace Thiesen" w:date="2014-04-10T14:55:00Z">
          <w:pPr/>
        </w:pPrChange>
      </w:pPr>
    </w:p>
    <w:p w14:paraId="45D2E882" w14:textId="77777777" w:rsidR="00F709B5" w:rsidRPr="005A018F" w:rsidRDefault="00F709B5" w:rsidP="005A018F">
      <w:pPr>
        <w:rPr>
          <w:szCs w:val="20"/>
          <w:lang w:val="en-GB"/>
        </w:rPr>
      </w:pPr>
      <w:r w:rsidRPr="005A018F">
        <w:rPr>
          <w:szCs w:val="20"/>
          <w:lang w:val="en-GB"/>
        </w:rPr>
        <w:t xml:space="preserve">Berg C, Higgins WE, Dressler RL, Whitten WM, Soto-Arenas MA, Chase MW (2009) A phylogenetic study of Laeliinae (Orchidaceae) based on combined nuclear and plastid DNA sequences. Annals of Botany 104: 417–430. </w:t>
      </w:r>
    </w:p>
    <w:p w14:paraId="472EA0E3" w14:textId="77777777" w:rsidR="00F709B5" w:rsidRPr="005A018F" w:rsidRDefault="00F709B5" w:rsidP="005A018F">
      <w:pPr>
        <w:rPr>
          <w:szCs w:val="20"/>
          <w:lang w:val="en-GB"/>
        </w:rPr>
      </w:pPr>
    </w:p>
    <w:p w14:paraId="62DF0040" w14:textId="77777777" w:rsidR="00F709B5" w:rsidRPr="005A018F" w:rsidRDefault="00F709B5" w:rsidP="005A018F">
      <w:pPr>
        <w:pStyle w:val="Geenafstand"/>
        <w:rPr>
          <w:szCs w:val="20"/>
          <w:lang w:val="en-GB"/>
        </w:rPr>
      </w:pPr>
      <w:r w:rsidRPr="005A018F">
        <w:rPr>
          <w:szCs w:val="20"/>
          <w:lang w:val="en-GB"/>
        </w:rPr>
        <w:t>Cameron KM, Chase MW, Whitten WM, Kores PJ, Jarrell DC, et al. (1999) A phylogenetic analysis of the Orchidaceae: evidence from rbcL nucleotide sequences. Am J Bot 86: 208–224.</w:t>
      </w:r>
    </w:p>
    <w:p w14:paraId="201984A6" w14:textId="77777777" w:rsidR="00F709B5" w:rsidRPr="005A018F" w:rsidRDefault="00F709B5" w:rsidP="005A018F">
      <w:pPr>
        <w:pStyle w:val="Geenafstand"/>
        <w:rPr>
          <w:szCs w:val="20"/>
          <w:lang w:val="en-GB"/>
        </w:rPr>
      </w:pPr>
    </w:p>
    <w:p w14:paraId="0E028F47" w14:textId="77777777" w:rsidR="00F709B5" w:rsidRPr="005A018F" w:rsidRDefault="00F709B5" w:rsidP="005A018F">
      <w:pPr>
        <w:pStyle w:val="Geenafstand"/>
        <w:rPr>
          <w:szCs w:val="20"/>
          <w:lang w:val="en-GB"/>
        </w:rPr>
      </w:pPr>
      <w:r w:rsidRPr="005A018F">
        <w:rPr>
          <w:szCs w:val="20"/>
          <w:lang w:val="en-GB"/>
        </w:rPr>
        <w:t>Cameron KM, Chase MW (2000) Nuclear 18S rDNA sequences of Orchidaceae confirm the subfamilial status and circumscription of Vanilloi- deae. In: Wilson KL, Morrison DA, editors. Monocots: Systematics and Evolution. Collingwood: CSIRO publishing 457–464.</w:t>
      </w:r>
    </w:p>
    <w:p w14:paraId="133F4866" w14:textId="77777777" w:rsidR="00F709B5" w:rsidRPr="005A018F" w:rsidRDefault="00F709B5" w:rsidP="005A018F">
      <w:pPr>
        <w:rPr>
          <w:szCs w:val="20"/>
          <w:lang w:val="en-GB"/>
        </w:rPr>
      </w:pPr>
    </w:p>
    <w:p w14:paraId="7DC92DF8" w14:textId="77777777" w:rsidR="00F709B5" w:rsidRPr="005A018F" w:rsidRDefault="00F709B5" w:rsidP="005A018F">
      <w:pPr>
        <w:rPr>
          <w:szCs w:val="20"/>
          <w:shd w:val="clear" w:color="auto" w:fill="FFFFFF"/>
        </w:rPr>
      </w:pPr>
      <w:r w:rsidRPr="005A018F">
        <w:rPr>
          <w:szCs w:val="20"/>
          <w:shd w:val="clear" w:color="auto" w:fill="FFFFFF"/>
        </w:rPr>
        <w:t>Cameron K (2006) A comparison of plastid atpB and rbcL gene sequences for inferring phylogenetic relationships within Orchidaceae. In J. T. Columbus, E. A. Friar, J. M. Porter, L. M. Prince, and M. G. Simpson [eds.]. Monocots: comparative biology and evolution, 2 vols. pp. 447-464.</w:t>
      </w:r>
    </w:p>
    <w:p w14:paraId="29F576C9" w14:textId="77777777" w:rsidR="00F709B5" w:rsidRPr="005A018F" w:rsidRDefault="00F709B5" w:rsidP="005A018F">
      <w:pPr>
        <w:rPr>
          <w:szCs w:val="20"/>
          <w:shd w:val="clear" w:color="auto" w:fill="FFFFFF"/>
        </w:rPr>
      </w:pPr>
    </w:p>
    <w:p w14:paraId="48DAC1E1" w14:textId="77777777" w:rsidR="00F709B5" w:rsidRDefault="00F709B5" w:rsidP="005A018F">
      <w:pPr>
        <w:rPr>
          <w:szCs w:val="20"/>
          <w:shd w:val="clear" w:color="auto" w:fill="FFFFFF"/>
        </w:rPr>
      </w:pPr>
      <w:r w:rsidRPr="005A018F">
        <w:rPr>
          <w:szCs w:val="20"/>
          <w:shd w:val="clear" w:color="auto" w:fill="FFFFFF"/>
        </w:rPr>
        <w:t>Cameron K, Arditti J, Kull T (editors) (2007) Orchid Biology Reviews and Perspectives. The New York Botanical Garden Press, Bronx, New York. Vol. 9.</w:t>
      </w:r>
    </w:p>
    <w:p w14:paraId="23945DBF" w14:textId="77777777" w:rsidR="005A018F" w:rsidRPr="005A018F" w:rsidRDefault="005A018F" w:rsidP="005A018F">
      <w:pPr>
        <w:pStyle w:val="Geenafstand"/>
      </w:pPr>
    </w:p>
    <w:p w14:paraId="08FAAF75" w14:textId="77777777" w:rsidR="005A018F" w:rsidRPr="005A018F" w:rsidRDefault="005A018F" w:rsidP="005A018F">
      <w:pPr>
        <w:rPr>
          <w:szCs w:val="20"/>
          <w:lang w:val="en-GB"/>
        </w:rPr>
      </w:pPr>
      <w:r w:rsidRPr="005A018F">
        <w:rPr>
          <w:szCs w:val="20"/>
          <w:lang w:val="en-GB"/>
        </w:rPr>
        <w:t xml:space="preserve">Chang C-C, Lin H-C, Lin I-P, Chow T-Y, Chen H-H, Chen W-H, Cheng C-H, C-Y Lin, Liu S-M, Chang C-C, </w:t>
      </w:r>
    </w:p>
    <w:p w14:paraId="1429D31B" w14:textId="77777777" w:rsidR="005A018F" w:rsidRPr="005A018F" w:rsidRDefault="005A018F" w:rsidP="005A018F">
      <w:pPr>
        <w:rPr>
          <w:szCs w:val="20"/>
          <w:lang w:val="en-GB"/>
        </w:rPr>
      </w:pPr>
      <w:r w:rsidRPr="005A018F">
        <w:rPr>
          <w:szCs w:val="20"/>
          <w:lang w:val="en-GB"/>
        </w:rPr>
        <w:t xml:space="preserve">Chaw S-M (2006) The Chloroplast Genome of </w:t>
      </w:r>
      <w:r w:rsidRPr="005A018F">
        <w:rPr>
          <w:i/>
          <w:szCs w:val="20"/>
          <w:lang w:val="en-GB"/>
        </w:rPr>
        <w:t xml:space="preserve">Phalaenopsis Aphrodite </w:t>
      </w:r>
      <w:r w:rsidRPr="005A018F">
        <w:rPr>
          <w:szCs w:val="20"/>
          <w:lang w:val="en-GB"/>
        </w:rPr>
        <w:t>(Orchidaceae): Comparative Analysis of Evolutionary Rate with that of Grasses and Its Phylogenetic Implications. Mol. Biol. Evol. 23(2):279–291.</w:t>
      </w:r>
    </w:p>
    <w:p w14:paraId="0B4CABCF" w14:textId="77777777" w:rsidR="00F709B5" w:rsidRPr="005A018F" w:rsidRDefault="00F709B5" w:rsidP="005A018F">
      <w:pPr>
        <w:pStyle w:val="Geenafstand"/>
        <w:rPr>
          <w:szCs w:val="20"/>
        </w:rPr>
      </w:pPr>
    </w:p>
    <w:p w14:paraId="1767DA3A" w14:textId="77777777" w:rsidR="00F709B5" w:rsidRPr="005A018F" w:rsidRDefault="00F709B5" w:rsidP="005A018F">
      <w:pPr>
        <w:rPr>
          <w:szCs w:val="20"/>
          <w:lang w:val="en-GB"/>
        </w:rPr>
      </w:pPr>
      <w:r w:rsidRPr="005A018F">
        <w:rPr>
          <w:szCs w:val="20"/>
          <w:lang w:val="en-GB"/>
        </w:rPr>
        <w:t>Chase MW, Cameron KM, Hills HG, Jarrell D. 1994. Molecular systema- tics of the Orchidaceae and other lilioid monocots. In: Pridgeon A. ed. Proceedings of the 14th World Orchid Conference. London: HMSO, 61–73.</w:t>
      </w:r>
    </w:p>
    <w:p w14:paraId="062B9520" w14:textId="77777777" w:rsidR="00F709B5" w:rsidRPr="005A018F" w:rsidRDefault="00F709B5" w:rsidP="005A018F">
      <w:pPr>
        <w:rPr>
          <w:szCs w:val="20"/>
          <w:lang w:val="en-GB"/>
        </w:rPr>
      </w:pPr>
    </w:p>
    <w:p w14:paraId="5104ACFD" w14:textId="77777777" w:rsidR="00F709B5" w:rsidRPr="005A018F" w:rsidRDefault="00F709B5" w:rsidP="005A018F">
      <w:pPr>
        <w:rPr>
          <w:szCs w:val="20"/>
          <w:lang w:val="en-GB"/>
        </w:rPr>
      </w:pPr>
      <w:r w:rsidRPr="005A018F">
        <w:rPr>
          <w:szCs w:val="20"/>
          <w:lang w:val="en-GB"/>
        </w:rPr>
        <w:t>Chase MW, Cameron KM, Barrett RL, Freudenstein JV. 2003. DNA data and Orchidaceae systematics: a new phylogenetic classiﬁcation. In: Dixon KW, Kell SP, Barrett RL, Cribb PJ. eds. Orchid conservation. Kota Kinabalu: Natural History Publications (Borneo), 69–89.</w:t>
      </w:r>
    </w:p>
    <w:p w14:paraId="3B6D40E0" w14:textId="77777777" w:rsidR="00F709B5" w:rsidRPr="005A018F" w:rsidRDefault="00F709B5" w:rsidP="005A018F">
      <w:pPr>
        <w:pStyle w:val="Geenafstand"/>
        <w:rPr>
          <w:szCs w:val="20"/>
          <w:lang w:val="en-GB"/>
        </w:rPr>
      </w:pPr>
    </w:p>
    <w:p w14:paraId="695E987B" w14:textId="77777777" w:rsidR="00F709B5" w:rsidRPr="005A018F" w:rsidRDefault="00F709B5" w:rsidP="005A018F">
      <w:pPr>
        <w:pStyle w:val="Geenafstand"/>
        <w:rPr>
          <w:szCs w:val="20"/>
          <w:lang w:val="en-GB"/>
        </w:rPr>
      </w:pPr>
      <w:r w:rsidRPr="005A018F">
        <w:rPr>
          <w:szCs w:val="20"/>
          <w:lang w:val="en-GB"/>
        </w:rPr>
        <w:t>Chase MW, Williams NH, Donisete de Faria A, Neubig KM, Amaral MCE, Whitten WM. 2009. Floral convergence in Oncidiinae (Cymbidieae; Orchidaceae): an expanded concept of Gomesa and a new genus Nohawilliamsia. Annals of Botany 104: 387–402.</w:t>
      </w:r>
    </w:p>
    <w:p w14:paraId="6ED1C538" w14:textId="77777777" w:rsidR="00F709B5" w:rsidRDefault="00F709B5" w:rsidP="005A018F">
      <w:pPr>
        <w:rPr>
          <w:szCs w:val="20"/>
          <w:lang w:val="en-GB"/>
        </w:rPr>
      </w:pPr>
    </w:p>
    <w:p w14:paraId="3A2B8BE9" w14:textId="77777777" w:rsidR="005A018F" w:rsidRPr="005A018F" w:rsidRDefault="005A018F" w:rsidP="005A018F">
      <w:pPr>
        <w:pStyle w:val="Geenafstand"/>
        <w:rPr>
          <w:szCs w:val="20"/>
          <w:lang w:val="en-GB"/>
        </w:rPr>
      </w:pPr>
      <w:r w:rsidRPr="005A018F">
        <w:rPr>
          <w:szCs w:val="20"/>
          <w:lang w:val="en-GB"/>
        </w:rPr>
        <w:t xml:space="preserve">Chochai A, Leitch IJ, Ingrouille MJ, Fay MF (2012) Molecular phylogenetics of </w:t>
      </w:r>
      <w:r w:rsidRPr="005A018F">
        <w:rPr>
          <w:i/>
          <w:szCs w:val="20"/>
          <w:lang w:val="en-GB"/>
        </w:rPr>
        <w:t xml:space="preserve">Paphiopedilum </w:t>
      </w:r>
      <w:r w:rsidRPr="005A018F">
        <w:rPr>
          <w:szCs w:val="20"/>
          <w:lang w:val="en-GB"/>
        </w:rPr>
        <w:t>(Cypripedioideae; Orchidaceae) based on nuclear ribosomal ITS and plastid sequences. Botanical Journal of the Linnean Society, 2012, 170, 176–196.</w:t>
      </w:r>
    </w:p>
    <w:p w14:paraId="76F899A7" w14:textId="77777777" w:rsidR="005A018F" w:rsidRPr="005A018F" w:rsidRDefault="005A018F" w:rsidP="005A018F">
      <w:pPr>
        <w:pStyle w:val="Geenafstand"/>
        <w:rPr>
          <w:lang w:val="en-GB"/>
        </w:rPr>
      </w:pPr>
    </w:p>
    <w:p w14:paraId="0087EE35" w14:textId="77777777" w:rsidR="00F709B5" w:rsidRPr="005A018F" w:rsidRDefault="00F709B5" w:rsidP="005A018F">
      <w:pPr>
        <w:pStyle w:val="Geenafstand"/>
        <w:rPr>
          <w:szCs w:val="20"/>
          <w:lang w:val="en-GB"/>
        </w:rPr>
      </w:pPr>
      <w:r w:rsidRPr="005A018F">
        <w:rPr>
          <w:szCs w:val="20"/>
          <w:lang w:val="en-GB"/>
        </w:rPr>
        <w:t>Cox AV, Pridgeon AM, Albert VA, Chase MW (1997) Phylogenetics of the slipper orchids (Cypripedioideae, Orchidaceae): nuclear rDNA ITS sequences. Plant Syst Evol 208: 197–223.</w:t>
      </w:r>
    </w:p>
    <w:p w14:paraId="2E1E28E5" w14:textId="77777777" w:rsidR="00F709B5" w:rsidRPr="005A018F" w:rsidRDefault="00F709B5" w:rsidP="005A018F">
      <w:pPr>
        <w:pStyle w:val="Geenafstand"/>
        <w:rPr>
          <w:szCs w:val="20"/>
          <w:lang w:val="en-GB"/>
        </w:rPr>
      </w:pPr>
    </w:p>
    <w:p w14:paraId="5613A41E" w14:textId="77777777" w:rsidR="00F709B5" w:rsidRPr="005A018F" w:rsidRDefault="00F709B5" w:rsidP="005A018F">
      <w:pPr>
        <w:pStyle w:val="Geenafstand"/>
        <w:rPr>
          <w:szCs w:val="20"/>
          <w:lang w:val="en-GB"/>
        </w:rPr>
      </w:pPr>
      <w:r w:rsidRPr="005A018F">
        <w:rPr>
          <w:szCs w:val="20"/>
          <w:lang w:val="en-GB"/>
        </w:rPr>
        <w:t xml:space="preserve">Cribb, P. (1997) The genus </w:t>
      </w:r>
      <w:r w:rsidRPr="005A018F">
        <w:rPr>
          <w:i/>
          <w:szCs w:val="20"/>
          <w:lang w:val="en-GB"/>
        </w:rPr>
        <w:t>Cypripedium</w:t>
      </w:r>
      <w:r w:rsidRPr="005A018F">
        <w:rPr>
          <w:szCs w:val="20"/>
          <w:lang w:val="en-GB"/>
        </w:rPr>
        <w:t>. Timber Press, Portland. 294 pp.</w:t>
      </w:r>
    </w:p>
    <w:p w14:paraId="47B3A268" w14:textId="77777777" w:rsidR="00F709B5" w:rsidRPr="005A018F" w:rsidRDefault="00F709B5" w:rsidP="005A018F">
      <w:pPr>
        <w:rPr>
          <w:szCs w:val="20"/>
          <w:lang w:val="en-GB"/>
        </w:rPr>
      </w:pPr>
    </w:p>
    <w:p w14:paraId="516A45E0" w14:textId="77777777" w:rsidR="00F709B5" w:rsidRPr="005A018F" w:rsidRDefault="00F709B5" w:rsidP="005A018F">
      <w:pPr>
        <w:pStyle w:val="Geenafstand"/>
        <w:rPr>
          <w:szCs w:val="20"/>
          <w:lang w:val="en-GB"/>
        </w:rPr>
      </w:pPr>
      <w:r w:rsidRPr="005A018F">
        <w:rPr>
          <w:szCs w:val="20"/>
          <w:lang w:val="en-GB"/>
        </w:rPr>
        <w:t>Delannoy E, Fujii S, Colas des Francs-Small C, Brundrett M, Small I (2011) Rampant gene loss in the underground orchid Rhizanthella gardneri highlights evolutionary constraints on plastid genomes. Mol Biol Evol 28: 2077–2086.</w:t>
      </w:r>
    </w:p>
    <w:p w14:paraId="750770E6" w14:textId="77777777" w:rsidR="00F709B5" w:rsidRDefault="00F709B5" w:rsidP="005A018F">
      <w:pPr>
        <w:pStyle w:val="Geenafstand"/>
        <w:rPr>
          <w:szCs w:val="20"/>
          <w:lang w:val="en-GB"/>
        </w:rPr>
      </w:pPr>
    </w:p>
    <w:p w14:paraId="15A8978D" w14:textId="77777777" w:rsidR="005A018F" w:rsidRPr="005A018F" w:rsidRDefault="005A018F" w:rsidP="005A018F">
      <w:pPr>
        <w:rPr>
          <w:szCs w:val="20"/>
          <w:lang w:val="en-GB"/>
        </w:rPr>
      </w:pPr>
      <w:r w:rsidRPr="005A018F">
        <w:rPr>
          <w:szCs w:val="20"/>
          <w:lang w:val="en-GB"/>
        </w:rPr>
        <w:lastRenderedPageBreak/>
        <w:t xml:space="preserve">Doorduin L, Gravendeel B, Lammers Y, Ariyrek Y, Chin-A-Woeng T, Vrieling K (2011) The Complete Chloroplast Genome of 17 Individuals of Pest Species </w:t>
      </w:r>
      <w:r w:rsidRPr="005A018F">
        <w:rPr>
          <w:i/>
          <w:szCs w:val="20"/>
          <w:lang w:val="en-GB"/>
        </w:rPr>
        <w:t>Jacobaea vulgaris</w:t>
      </w:r>
      <w:r w:rsidRPr="005A018F">
        <w:rPr>
          <w:szCs w:val="20"/>
          <w:lang w:val="en-GB"/>
        </w:rPr>
        <w:t>: SNPs, Microsatellites and Barcoding Markers for Population and Phylogenetic Studies. DNA Research 18, 93–105.</w:t>
      </w:r>
    </w:p>
    <w:p w14:paraId="19F636FF" w14:textId="77777777" w:rsidR="005A018F" w:rsidRPr="005A018F" w:rsidRDefault="005A018F" w:rsidP="005A018F">
      <w:pPr>
        <w:pStyle w:val="Geenafstand"/>
        <w:rPr>
          <w:szCs w:val="20"/>
          <w:lang w:val="en-GB"/>
        </w:rPr>
      </w:pPr>
    </w:p>
    <w:p w14:paraId="67E4F111" w14:textId="1EF10A1F" w:rsidR="00F709B5" w:rsidRPr="005A018F" w:rsidRDefault="00F709B5" w:rsidP="005A018F">
      <w:pPr>
        <w:pStyle w:val="Geenafstand"/>
        <w:rPr>
          <w:szCs w:val="20"/>
          <w:lang w:val="en-GB"/>
        </w:rPr>
      </w:pPr>
      <w:r w:rsidRPr="005A018F">
        <w:rPr>
          <w:szCs w:val="20"/>
          <w:lang w:val="en-GB"/>
        </w:rPr>
        <w:t>Dressler R L (1993) Phylogeny and the Classification of the Orchid Family. Cambridge University Press.</w:t>
      </w:r>
    </w:p>
    <w:p w14:paraId="55010D63" w14:textId="77777777" w:rsidR="00F709B5" w:rsidRPr="005A018F" w:rsidRDefault="00F709B5" w:rsidP="005A018F">
      <w:pPr>
        <w:pStyle w:val="Geenafstand"/>
        <w:rPr>
          <w:szCs w:val="20"/>
          <w:lang w:val="en-GB"/>
        </w:rPr>
      </w:pPr>
      <w:r w:rsidRPr="005A018F">
        <w:rPr>
          <w:szCs w:val="20"/>
          <w:lang w:val="en-GB"/>
        </w:rPr>
        <w:t xml:space="preserve">Fatihah NHN, Fay MF, Maxted N (2011) Molecular Phylogenetics of </w:t>
      </w:r>
      <w:r w:rsidRPr="005A018F">
        <w:rPr>
          <w:i/>
          <w:szCs w:val="20"/>
          <w:lang w:val="en-GB"/>
        </w:rPr>
        <w:t>Cypripedium</w:t>
      </w:r>
      <w:r w:rsidRPr="005A018F">
        <w:rPr>
          <w:szCs w:val="20"/>
          <w:lang w:val="en-GB"/>
        </w:rPr>
        <w:t xml:space="preserve"> L.  (Cypripedioideae: Orchidaceae)  Based on Plastid and Nuclear DNA Sequences. J. Agrobiotech. Vol 2, 2011, p. 35-51.</w:t>
      </w:r>
    </w:p>
    <w:p w14:paraId="246B849B" w14:textId="77777777" w:rsidR="00F709B5" w:rsidRDefault="00F709B5" w:rsidP="005A018F">
      <w:pPr>
        <w:rPr>
          <w:szCs w:val="20"/>
          <w:lang w:val="en-GB"/>
        </w:rPr>
      </w:pPr>
    </w:p>
    <w:p w14:paraId="3D3F4742" w14:textId="77777777" w:rsidR="005A018F" w:rsidRPr="005A018F" w:rsidRDefault="005A018F" w:rsidP="005A018F">
      <w:pPr>
        <w:rPr>
          <w:szCs w:val="20"/>
          <w:lang w:val="en-GB"/>
        </w:rPr>
      </w:pPr>
      <w:r w:rsidRPr="005A018F">
        <w:rPr>
          <w:szCs w:val="20"/>
          <w:lang w:val="en-GB"/>
        </w:rPr>
        <w:t>Fay MF, Chase MW (2009) Orchid biology: from Linnaeus via Darwin to the 21st century. Annals of Botany 104: 359–364</w:t>
      </w:r>
    </w:p>
    <w:p w14:paraId="201E1603" w14:textId="77777777" w:rsidR="005A018F" w:rsidRPr="005A018F" w:rsidRDefault="005A018F" w:rsidP="005A018F">
      <w:pPr>
        <w:pStyle w:val="Geenafstand"/>
        <w:rPr>
          <w:lang w:val="en-GB"/>
        </w:rPr>
      </w:pPr>
    </w:p>
    <w:p w14:paraId="4BCAE887" w14:textId="77777777" w:rsidR="00F709B5" w:rsidRPr="005A018F" w:rsidRDefault="00F709B5" w:rsidP="005A018F">
      <w:pPr>
        <w:rPr>
          <w:szCs w:val="20"/>
          <w:lang w:val="en-GB"/>
        </w:rPr>
      </w:pPr>
      <w:r w:rsidRPr="005A018F">
        <w:rPr>
          <w:szCs w:val="20"/>
          <w:lang w:val="en-GB"/>
        </w:rPr>
        <w:t>Freudenstein JV, Chase MW (2001) Analysis of mitochondrial nad1b-c intron sequences in Orchidaceae: utility and coding of length-change characters. Syst Bot 26: 643–657.</w:t>
      </w:r>
    </w:p>
    <w:p w14:paraId="4247620D" w14:textId="77777777" w:rsidR="00F709B5" w:rsidRDefault="00F709B5" w:rsidP="005A018F">
      <w:pPr>
        <w:rPr>
          <w:szCs w:val="20"/>
          <w:lang w:val="en-GB"/>
        </w:rPr>
      </w:pPr>
    </w:p>
    <w:p w14:paraId="43824850" w14:textId="77777777" w:rsidR="005A018F" w:rsidRDefault="005A018F" w:rsidP="005A018F">
      <w:pPr>
        <w:pStyle w:val="Geenafstand"/>
        <w:rPr>
          <w:szCs w:val="20"/>
          <w:lang w:val="en-GB"/>
        </w:rPr>
      </w:pPr>
      <w:r w:rsidRPr="005A018F">
        <w:rPr>
          <w:szCs w:val="20"/>
          <w:lang w:val="en-GB"/>
        </w:rPr>
        <w:t>Góniak M, Paun O, Chase MW (2010) Phylogenetic relationships within Orchidaceae based on a low-copy nuclear coding gene, Xdh: congruence with organellar and nuclear ribosomal DNA results. Mol Phylogenet Evol 56: 784–795.</w:t>
      </w:r>
    </w:p>
    <w:p w14:paraId="1F438B92" w14:textId="77777777" w:rsidR="005A018F" w:rsidRPr="005A018F" w:rsidRDefault="005A018F" w:rsidP="005A018F">
      <w:pPr>
        <w:pStyle w:val="Geenafstand"/>
        <w:rPr>
          <w:szCs w:val="20"/>
          <w:lang w:val="en-GB"/>
        </w:rPr>
      </w:pPr>
    </w:p>
    <w:p w14:paraId="1A8FF1FF" w14:textId="77777777" w:rsidR="005A018F" w:rsidRPr="005A018F" w:rsidRDefault="005A018F" w:rsidP="005A018F">
      <w:pPr>
        <w:rPr>
          <w:szCs w:val="20"/>
          <w:lang w:val="en-GB"/>
        </w:rPr>
      </w:pPr>
      <w:r w:rsidRPr="005A018F">
        <w:rPr>
          <w:szCs w:val="20"/>
          <w:lang w:val="en-GB"/>
        </w:rPr>
        <w:t>Govaerts R, Pfahl J, Campacci MA, Holland Baptista D, Tigges H, Shaw J, Cribb P, George A, Kreuz K, Wood J (2011) World checklist of Orchidaceae. The Board of Trustees of the Royal Botanic Gardens, Kew. http://www.kew.org/wcsp/. Accessed 24 march 2013</w:t>
      </w:r>
    </w:p>
    <w:p w14:paraId="18EFD31A" w14:textId="77777777" w:rsidR="005A018F" w:rsidRPr="005A018F" w:rsidRDefault="005A018F" w:rsidP="005A018F">
      <w:pPr>
        <w:pStyle w:val="Geenafstand"/>
        <w:rPr>
          <w:lang w:val="en-GB"/>
        </w:rPr>
      </w:pPr>
    </w:p>
    <w:p w14:paraId="478972DA" w14:textId="77777777" w:rsidR="00F709B5" w:rsidRPr="005A018F" w:rsidRDefault="00F709B5" w:rsidP="005A018F">
      <w:pPr>
        <w:rPr>
          <w:rStyle w:val="st"/>
          <w:szCs w:val="20"/>
          <w:lang w:val="en-GB"/>
        </w:rPr>
      </w:pPr>
      <w:r w:rsidRPr="005A018F">
        <w:rPr>
          <w:szCs w:val="20"/>
          <w:lang w:val="en-GB"/>
        </w:rPr>
        <w:t>Gravendeel B, Smithson A, Slik FTW, Schuiteman (2004) Epiphytism and Pollinator Specialization: Drivers for Orchid Diversity? Philosophical Transactions: Biological Sciences, Vol. 359, No. 1450, Plant Phylogeny and the Origin of Major Biomes (Oct. 29, 2004), pp. 1523-1535</w:t>
      </w:r>
    </w:p>
    <w:p w14:paraId="79901DBD" w14:textId="77777777" w:rsidR="00F709B5" w:rsidRPr="005A018F" w:rsidRDefault="00F709B5" w:rsidP="005A018F">
      <w:pPr>
        <w:pStyle w:val="Geenafstand"/>
        <w:rPr>
          <w:szCs w:val="20"/>
          <w:lang w:val="en-GB"/>
        </w:rPr>
      </w:pPr>
    </w:p>
    <w:p w14:paraId="28D1D2B9" w14:textId="77777777" w:rsidR="00F709B5" w:rsidRPr="005A018F" w:rsidRDefault="00F709B5" w:rsidP="005A018F">
      <w:pPr>
        <w:pStyle w:val="Geenafstand"/>
        <w:rPr>
          <w:szCs w:val="20"/>
          <w:lang w:val="en-GB"/>
        </w:rPr>
      </w:pPr>
      <w:r w:rsidRPr="005A018F">
        <w:rPr>
          <w:szCs w:val="20"/>
          <w:lang w:val="en-GB"/>
        </w:rPr>
        <w:t>Guo Y-Y, Luo Y-B, Liu Z-J, Wang X-Q (2012) Evolution and Biogeography of the Slipper Orchids: Eocene Vicariance of the Conduplicate Genera in the Old and New World Tropics. PLoS ONE 7(6): e38788.</w:t>
      </w:r>
    </w:p>
    <w:p w14:paraId="148DCED0" w14:textId="77777777" w:rsidR="00F709B5" w:rsidRPr="005A018F" w:rsidRDefault="00F709B5" w:rsidP="005A018F">
      <w:pPr>
        <w:pStyle w:val="Geenafstand"/>
        <w:rPr>
          <w:szCs w:val="20"/>
          <w:lang w:val="en-GB"/>
        </w:rPr>
      </w:pPr>
    </w:p>
    <w:p w14:paraId="51E51FCF" w14:textId="77777777" w:rsidR="005A018F" w:rsidRPr="005A018F" w:rsidRDefault="005A018F" w:rsidP="005A018F">
      <w:pPr>
        <w:pStyle w:val="Geenafstand"/>
        <w:rPr>
          <w:szCs w:val="20"/>
        </w:rPr>
      </w:pPr>
      <w:r w:rsidRPr="005A018F">
        <w:rPr>
          <w:rFonts w:eastAsia="Times New Roman"/>
          <w:szCs w:val="20"/>
          <w:lang w:val="en-GB" w:eastAsia="en-GB"/>
        </w:rPr>
        <w:t>Holmer R, Nieuwenhuis M (unpublished) Iterative Organelle Genome Assembly (IOGA).</w:t>
      </w:r>
    </w:p>
    <w:p w14:paraId="23A6D279" w14:textId="77777777" w:rsidR="005A018F" w:rsidRPr="005A018F" w:rsidRDefault="005A018F" w:rsidP="005A018F">
      <w:pPr>
        <w:pStyle w:val="Geenafstand"/>
        <w:rPr>
          <w:szCs w:val="20"/>
          <w:lang w:val="en-GB"/>
        </w:rPr>
      </w:pPr>
    </w:p>
    <w:p w14:paraId="1F43BF9B" w14:textId="77777777" w:rsidR="00F709B5" w:rsidRDefault="00F709B5" w:rsidP="005A018F">
      <w:pPr>
        <w:rPr>
          <w:ins w:id="1271" w:author="Julia Faillace Thiesen" w:date="2014-04-10T14:50:00Z"/>
          <w:szCs w:val="20"/>
          <w:lang w:val="en-GB"/>
        </w:rPr>
      </w:pPr>
      <w:r w:rsidRPr="005A018F">
        <w:rPr>
          <w:szCs w:val="20"/>
          <w:lang w:val="en-GB"/>
        </w:rPr>
        <w:t>Hsu C-C, Chung Y-L, Chen T-C, Lee Y-L, Kuo Y-T, Tsai W-C, Hsiao Y-Y, Chen Y-W, Wu W-L, Chen H-H (2011) BMC Plant Biology11:3.</w:t>
      </w:r>
    </w:p>
    <w:p w14:paraId="4D75C30C" w14:textId="77777777" w:rsidR="00354708" w:rsidRPr="00394E5A" w:rsidRDefault="00354708">
      <w:pPr>
        <w:pStyle w:val="Geenafstand"/>
        <w:rPr>
          <w:lang w:val="en-GB"/>
        </w:rPr>
        <w:pPrChange w:id="1272" w:author="Julia Faillace Thiesen" w:date="2014-04-10T14:50:00Z">
          <w:pPr/>
        </w:pPrChange>
      </w:pPr>
    </w:p>
    <w:p w14:paraId="051A6013" w14:textId="1DA13B89" w:rsidR="00F709B5" w:rsidRDefault="00354708" w:rsidP="005A018F">
      <w:pPr>
        <w:rPr>
          <w:ins w:id="1273" w:author="Julia Faillace Thiesen" w:date="2014-04-10T14:50:00Z"/>
          <w:rFonts w:eastAsia="Times New Roman"/>
          <w:color w:val="000000"/>
          <w:szCs w:val="20"/>
          <w:lang w:eastAsia="en-GB"/>
        </w:rPr>
      </w:pPr>
      <w:ins w:id="1274" w:author="Julia Faillace Thiesen" w:date="2014-04-10T14:50:00Z">
        <w:r>
          <w:rPr>
            <w:rFonts w:eastAsia="Times New Roman"/>
            <w:color w:val="000000"/>
            <w:szCs w:val="20"/>
            <w:lang w:eastAsia="en-GB"/>
          </w:rPr>
          <w:t>Idris N A (2010) Identification of a mycorrhiza isolate from Paphiopedilum barbatum (LINDL.) Pfitzer from ex situ location and determination of its growth-enhancing capabilities. Master Thesis submitted to the school of Gradute Studies, University Putra Malaysia.</w:t>
        </w:r>
      </w:ins>
    </w:p>
    <w:p w14:paraId="39C879C1" w14:textId="77777777" w:rsidR="00354708" w:rsidRPr="00354708" w:rsidRDefault="00354708">
      <w:pPr>
        <w:pStyle w:val="Geenafstand"/>
        <w:rPr>
          <w:lang w:eastAsia="en-GB"/>
          <w:rPrChange w:id="1275" w:author="Julia Faillace Thiesen" w:date="2014-04-10T14:50:00Z">
            <w:rPr>
              <w:szCs w:val="20"/>
            </w:rPr>
          </w:rPrChange>
        </w:rPr>
        <w:pPrChange w:id="1276" w:author="Julia Faillace Thiesen" w:date="2014-04-10T14:50:00Z">
          <w:pPr/>
        </w:pPrChange>
      </w:pPr>
    </w:p>
    <w:p w14:paraId="5FE4664F" w14:textId="77777777" w:rsidR="00F709B5" w:rsidRPr="005A018F" w:rsidRDefault="00F709B5" w:rsidP="005A018F">
      <w:pPr>
        <w:rPr>
          <w:szCs w:val="20"/>
        </w:rPr>
      </w:pPr>
      <w:r w:rsidRPr="005A018F">
        <w:rPr>
          <w:szCs w:val="20"/>
        </w:rPr>
        <w:t>Jheng C-F, Chen T-C, Lin J-Y, Chen T-C, Wu W-L, Chang C-C (2012) The comparative chloroplast genomic analysis of photosynthetic orchids and developing DNA markers to distinguish</w:t>
      </w:r>
      <w:r w:rsidRPr="005A018F">
        <w:rPr>
          <w:i/>
          <w:szCs w:val="20"/>
        </w:rPr>
        <w:t xml:space="preserve"> Phalaenopsis </w:t>
      </w:r>
      <w:r w:rsidRPr="005A018F">
        <w:rPr>
          <w:szCs w:val="20"/>
        </w:rPr>
        <w:t>orchids. Plant Science 190: 62-73.</w:t>
      </w:r>
    </w:p>
    <w:p w14:paraId="5835C162" w14:textId="77777777" w:rsidR="00F709B5" w:rsidRPr="005A018F" w:rsidRDefault="00F709B5" w:rsidP="005A018F">
      <w:pPr>
        <w:pStyle w:val="Geenafstand"/>
        <w:rPr>
          <w:szCs w:val="20"/>
        </w:rPr>
      </w:pPr>
    </w:p>
    <w:p w14:paraId="2148C0E4" w14:textId="111A0B8C" w:rsidR="00F709B5" w:rsidRPr="005A018F" w:rsidRDefault="00F709B5" w:rsidP="005A018F">
      <w:pPr>
        <w:rPr>
          <w:szCs w:val="20"/>
          <w:shd w:val="clear" w:color="auto" w:fill="FFFFFF"/>
        </w:rPr>
      </w:pPr>
      <w:bookmarkStart w:id="1277" w:name="Juddetal2002"/>
      <w:r w:rsidRPr="005A018F">
        <w:rPr>
          <w:szCs w:val="20"/>
          <w:shd w:val="clear" w:color="auto" w:fill="FFFFFF"/>
        </w:rPr>
        <w:t>Judd WS, Campbell CS, Kellogg EA, Stevens PF, Donoghue MJ (2002</w:t>
      </w:r>
      <w:bookmarkEnd w:id="1277"/>
      <w:r w:rsidRPr="005A018F">
        <w:rPr>
          <w:szCs w:val="20"/>
          <w:shd w:val="clear" w:color="auto" w:fill="FFFFFF"/>
        </w:rPr>
        <w:t>) </w:t>
      </w:r>
      <w:r w:rsidRPr="005A018F">
        <w:rPr>
          <w:iCs/>
          <w:szCs w:val="20"/>
          <w:shd w:val="clear" w:color="auto" w:fill="FFFFFF"/>
        </w:rPr>
        <w:t>Plant Systematics: A Phylogenetic Approach</w:t>
      </w:r>
      <w:r w:rsidRPr="005A018F">
        <w:rPr>
          <w:szCs w:val="20"/>
          <w:shd w:val="clear" w:color="auto" w:fill="FFFFFF"/>
        </w:rPr>
        <w:t>, Ed. 2. Sinauer, Sunderland, Mass.</w:t>
      </w:r>
    </w:p>
    <w:p w14:paraId="7F1CC111" w14:textId="77777777" w:rsidR="00F709B5" w:rsidRPr="005A018F" w:rsidRDefault="00F709B5" w:rsidP="005A018F">
      <w:pPr>
        <w:pStyle w:val="Geenafstand"/>
        <w:rPr>
          <w:szCs w:val="20"/>
        </w:rPr>
      </w:pPr>
    </w:p>
    <w:p w14:paraId="0D27AC01" w14:textId="781D03EB" w:rsidR="00F709B5" w:rsidRPr="005A018F" w:rsidRDefault="00F709B5" w:rsidP="005A018F">
      <w:pPr>
        <w:rPr>
          <w:szCs w:val="20"/>
        </w:rPr>
      </w:pPr>
      <w:r w:rsidRPr="005A018F">
        <w:rPr>
          <w:szCs w:val="20"/>
          <w:lang w:val="en-GB"/>
        </w:rPr>
        <w:t>Metzker ML (2010) Sequencing technologies - the next generation. Nature reviews, Genetics Vol 11: 31 – 46.</w:t>
      </w:r>
    </w:p>
    <w:p w14:paraId="45FE5B89" w14:textId="77777777" w:rsidR="00F709B5" w:rsidRPr="005A018F" w:rsidRDefault="00F709B5" w:rsidP="005A018F">
      <w:pPr>
        <w:rPr>
          <w:szCs w:val="20"/>
        </w:rPr>
      </w:pPr>
    </w:p>
    <w:p w14:paraId="4A0A60F3" w14:textId="77777777" w:rsidR="00F709B5" w:rsidRPr="005A018F" w:rsidRDefault="00F709B5" w:rsidP="005A018F">
      <w:pPr>
        <w:pStyle w:val="Geenafstand"/>
        <w:rPr>
          <w:szCs w:val="20"/>
        </w:rPr>
      </w:pPr>
      <w:r w:rsidRPr="005A018F">
        <w:rPr>
          <w:szCs w:val="20"/>
        </w:rPr>
        <w:t>Neyland R, Urbatsch LE (1996) Phylogeny of Subfamily Epidendroideae (Orchidaceae) Inferred from ndhF Chloroplast Gene Sequences. American Journal of Botany, Vol. 83, No. 9 (Sep., 1996), pp. 1195-1206.</w:t>
      </w:r>
    </w:p>
    <w:p w14:paraId="0B361D60" w14:textId="77777777" w:rsidR="00F709B5" w:rsidRDefault="00F709B5" w:rsidP="005A018F">
      <w:pPr>
        <w:rPr>
          <w:ins w:id="1278" w:author="Julia Faillace Thiesen" w:date="2014-04-10T14:51:00Z"/>
          <w:szCs w:val="20"/>
        </w:rPr>
      </w:pPr>
    </w:p>
    <w:p w14:paraId="3DB41D21" w14:textId="41CE3ECC" w:rsidR="00394E5A" w:rsidRDefault="00394E5A">
      <w:pPr>
        <w:pStyle w:val="Geenafstand"/>
        <w:rPr>
          <w:ins w:id="1279" w:author="Julia Faillace Thiesen" w:date="2014-04-10T14:51:00Z"/>
          <w:rFonts w:eastAsia="Times New Roman"/>
          <w:color w:val="000000"/>
          <w:szCs w:val="20"/>
          <w:lang w:eastAsia="en-GB"/>
        </w:rPr>
        <w:pPrChange w:id="1280" w:author="Julia Faillace Thiesen" w:date="2014-04-10T14:51:00Z">
          <w:pPr/>
        </w:pPrChange>
      </w:pPr>
      <w:ins w:id="1281" w:author="Julia Faillace Thiesen" w:date="2014-04-10T14:51:00Z">
        <w:r>
          <w:rPr>
            <w:rFonts w:eastAsia="Times New Roman"/>
            <w:color w:val="000000"/>
            <w:szCs w:val="20"/>
            <w:lang w:eastAsia="en-GB"/>
          </w:rPr>
          <w:t xml:space="preserve">Nilsson R H, Abarenkov K, Larsson K H, Koljalg U (2011) </w:t>
        </w:r>
        <w:r w:rsidRPr="00BA15F2">
          <w:rPr>
            <w:rFonts w:eastAsia="Times New Roman"/>
            <w:color w:val="000000"/>
            <w:szCs w:val="20"/>
            <w:lang w:eastAsia="en-GB"/>
          </w:rPr>
          <w:t>Molecular Identification of Fungi: Rationale, Philosophical Concerns, and the UNITE Database</w:t>
        </w:r>
        <w:r>
          <w:rPr>
            <w:rFonts w:eastAsia="Times New Roman"/>
            <w:color w:val="000000"/>
            <w:szCs w:val="20"/>
            <w:lang w:eastAsia="en-GB"/>
          </w:rPr>
          <w:t xml:space="preserve">. </w:t>
        </w:r>
        <w:r w:rsidRPr="00BA15F2">
          <w:rPr>
            <w:rFonts w:eastAsia="Times New Roman"/>
            <w:color w:val="000000"/>
            <w:szCs w:val="20"/>
            <w:lang w:eastAsia="en-GB"/>
          </w:rPr>
          <w:t>The Open Applied Informatics Journal, 2011, 5, (Suppl 1-M9) 81-86</w:t>
        </w:r>
      </w:ins>
    </w:p>
    <w:p w14:paraId="204C00B6" w14:textId="77777777" w:rsidR="00394E5A" w:rsidRPr="00394E5A" w:rsidRDefault="00394E5A">
      <w:pPr>
        <w:pStyle w:val="Geenafstand"/>
        <w:pPrChange w:id="1282" w:author="Julia Faillace Thiesen" w:date="2014-04-10T14:51:00Z">
          <w:pPr/>
        </w:pPrChange>
      </w:pPr>
    </w:p>
    <w:p w14:paraId="3611B036" w14:textId="77777777" w:rsidR="00F709B5" w:rsidRPr="005A018F" w:rsidRDefault="00F709B5" w:rsidP="005A018F">
      <w:pPr>
        <w:rPr>
          <w:szCs w:val="20"/>
        </w:rPr>
      </w:pPr>
      <w:r w:rsidRPr="005A018F">
        <w:rPr>
          <w:szCs w:val="20"/>
        </w:rPr>
        <w:t xml:space="preserve">Pan I-C, Liao D-C, Wu F-H, Daniell H, Singh ND, et al. (2012) Complete Chloroplast Genome Sequence of an </w:t>
      </w:r>
    </w:p>
    <w:p w14:paraId="5FA1D444" w14:textId="77777777" w:rsidR="00F709B5" w:rsidRPr="005A018F" w:rsidRDefault="00F709B5" w:rsidP="005A018F">
      <w:pPr>
        <w:rPr>
          <w:szCs w:val="20"/>
        </w:rPr>
      </w:pPr>
      <w:r w:rsidRPr="005A018F">
        <w:rPr>
          <w:szCs w:val="20"/>
        </w:rPr>
        <w:t>Orchid Model Plant Candidate</w:t>
      </w:r>
      <w:r w:rsidRPr="005A018F">
        <w:rPr>
          <w:i/>
          <w:szCs w:val="20"/>
        </w:rPr>
        <w:t xml:space="preserve">: Erycina pusilla </w:t>
      </w:r>
      <w:r w:rsidRPr="005A018F">
        <w:rPr>
          <w:szCs w:val="20"/>
        </w:rPr>
        <w:t xml:space="preserve">Apply in Tropical Oncidium Breeding. PLoS ONE 7(4): e34738. doi:10.1371 </w:t>
      </w:r>
    </w:p>
    <w:p w14:paraId="5E592DF0" w14:textId="77777777" w:rsidR="00F709B5" w:rsidRPr="005A018F" w:rsidRDefault="00F709B5" w:rsidP="005A018F">
      <w:pPr>
        <w:rPr>
          <w:szCs w:val="20"/>
          <w:lang w:val="en-GB"/>
        </w:rPr>
      </w:pPr>
    </w:p>
    <w:p w14:paraId="1E4425FC" w14:textId="4294F60A" w:rsidR="00F709B5" w:rsidRPr="005A018F" w:rsidRDefault="00F709B5" w:rsidP="005A018F">
      <w:pPr>
        <w:rPr>
          <w:szCs w:val="20"/>
          <w:lang w:val="en-GB"/>
        </w:rPr>
      </w:pPr>
      <w:r w:rsidRPr="005A018F">
        <w:rPr>
          <w:szCs w:val="20"/>
          <w:lang w:val="en-GB"/>
        </w:rPr>
        <w:t xml:space="preserve">Pridgeon AM, Cribb PJ, Chase MW, Rasmussen FN. (1999) Genera Orchidacearum. Volume 1. General introduction, Apostasioideae, Cypripedioideae. Oxford: Oxford University Press. </w:t>
      </w:r>
    </w:p>
    <w:p w14:paraId="3771E733" w14:textId="77777777" w:rsidR="00F709B5" w:rsidRPr="005A018F" w:rsidRDefault="00F709B5" w:rsidP="005A018F">
      <w:pPr>
        <w:rPr>
          <w:szCs w:val="20"/>
          <w:lang w:val="en-GB"/>
        </w:rPr>
      </w:pPr>
    </w:p>
    <w:p w14:paraId="27BF6147" w14:textId="6089AA02" w:rsidR="00F709B5" w:rsidRPr="005A018F" w:rsidRDefault="00F709B5" w:rsidP="005A018F">
      <w:pPr>
        <w:rPr>
          <w:szCs w:val="20"/>
          <w:lang w:val="en-GB"/>
        </w:rPr>
      </w:pPr>
      <w:r w:rsidRPr="005A018F">
        <w:rPr>
          <w:szCs w:val="20"/>
          <w:lang w:val="en-GB"/>
        </w:rPr>
        <w:t>Pridgeon AM, Cribb PJ, Chase MW, Rasmussen FN. (2001) Genera Orchidacearum. Volume 2. Orchidoideae (Part 1). Oxford: Oxford University Press.</w:t>
      </w:r>
    </w:p>
    <w:p w14:paraId="74039AC9" w14:textId="77777777" w:rsidR="00F709B5" w:rsidRPr="005A018F" w:rsidRDefault="00F709B5" w:rsidP="005A018F">
      <w:pPr>
        <w:rPr>
          <w:szCs w:val="20"/>
          <w:lang w:val="en-GB"/>
        </w:rPr>
      </w:pPr>
    </w:p>
    <w:p w14:paraId="4956017D" w14:textId="62E7F14F" w:rsidR="00F709B5" w:rsidRPr="005A018F" w:rsidRDefault="00F709B5" w:rsidP="005A018F">
      <w:pPr>
        <w:rPr>
          <w:szCs w:val="20"/>
          <w:lang w:val="en-GB"/>
        </w:rPr>
      </w:pPr>
      <w:r w:rsidRPr="005A018F">
        <w:rPr>
          <w:szCs w:val="20"/>
          <w:lang w:val="en-GB"/>
        </w:rPr>
        <w:t xml:space="preserve"> Pridgeon AM, Cribb PJ, Chase MW, Rasmussen FN. (2003) Genera Orchidacearum. Volume 3. Orchidoideae (Part 2), Vanilloideae. Oxford: Oxford University Press.</w:t>
      </w:r>
    </w:p>
    <w:p w14:paraId="0383E49E" w14:textId="77777777" w:rsidR="00F709B5" w:rsidRPr="005A018F" w:rsidRDefault="00F709B5" w:rsidP="005A018F">
      <w:pPr>
        <w:pStyle w:val="Geenafstand"/>
        <w:rPr>
          <w:szCs w:val="20"/>
          <w:lang w:val="en-GB"/>
        </w:rPr>
      </w:pPr>
    </w:p>
    <w:p w14:paraId="75E62A75" w14:textId="5EFFC716" w:rsidR="00F709B5" w:rsidRPr="005A018F" w:rsidRDefault="00F709B5" w:rsidP="005A018F">
      <w:pPr>
        <w:rPr>
          <w:szCs w:val="20"/>
          <w:lang w:val="en-GB"/>
        </w:rPr>
      </w:pPr>
      <w:r w:rsidRPr="005A018F">
        <w:rPr>
          <w:szCs w:val="20"/>
          <w:lang w:val="en-GB"/>
        </w:rPr>
        <w:t xml:space="preserve">Pridgeon AM, Cribb PJ, Chase MW, Rasmussen FN. (2005) Genera Orchidacearum. Volume 4. Epidendroideae (Part 1). Oxford: Oxford University Press. </w:t>
      </w:r>
    </w:p>
    <w:p w14:paraId="19F7B907" w14:textId="77777777" w:rsidR="00F709B5" w:rsidRPr="005A018F" w:rsidRDefault="00F709B5" w:rsidP="005A018F">
      <w:pPr>
        <w:rPr>
          <w:szCs w:val="20"/>
          <w:lang w:val="en-GB"/>
        </w:rPr>
      </w:pPr>
    </w:p>
    <w:p w14:paraId="4F81F205" w14:textId="60424A4A" w:rsidR="00F709B5" w:rsidRPr="005A018F" w:rsidRDefault="00F709B5" w:rsidP="005A018F">
      <w:pPr>
        <w:rPr>
          <w:szCs w:val="20"/>
          <w:lang w:val="en-GB"/>
        </w:rPr>
      </w:pPr>
      <w:r w:rsidRPr="005A018F">
        <w:rPr>
          <w:szCs w:val="20"/>
          <w:lang w:val="en-GB"/>
        </w:rPr>
        <w:t xml:space="preserve">Pridgeon AM, Cribb PJ, Chase MW, Rasmussen FN. (2009) Genera Orchidacearum Volume 5. Epidendroideae (Part II). Oxford: Oxford University Press. In press. Genera Orchidacearum </w:t>
      </w:r>
    </w:p>
    <w:p w14:paraId="472E97A9" w14:textId="77777777" w:rsidR="00F709B5" w:rsidRPr="005A018F" w:rsidRDefault="00F709B5" w:rsidP="005A018F">
      <w:pPr>
        <w:pStyle w:val="Geenafstand"/>
        <w:rPr>
          <w:szCs w:val="20"/>
          <w:lang w:val="en-GB"/>
        </w:rPr>
      </w:pPr>
    </w:p>
    <w:p w14:paraId="6500B405" w14:textId="7D4E21E6" w:rsidR="00F709B5" w:rsidRPr="005A018F" w:rsidRDefault="00F709B5" w:rsidP="005A018F">
      <w:pPr>
        <w:rPr>
          <w:szCs w:val="20"/>
        </w:rPr>
      </w:pPr>
      <w:r w:rsidRPr="005A018F">
        <w:rPr>
          <w:szCs w:val="20"/>
          <w:lang w:val="en-GB"/>
        </w:rPr>
        <w:t xml:space="preserve">Pridgeon AM, Cribb PJ, Chase MW, Rasmussen FN. (2014) Genera Orchidacearum Volume 6. Epidendroideae (Part III). Oxford: Oxford University Press. In press. Genera Orchidacearum </w:t>
      </w:r>
    </w:p>
    <w:p w14:paraId="12F2FF8F" w14:textId="77777777" w:rsidR="00F709B5" w:rsidRPr="005A018F" w:rsidRDefault="00F709B5" w:rsidP="005A018F">
      <w:pPr>
        <w:pStyle w:val="Geenafstand"/>
        <w:rPr>
          <w:szCs w:val="20"/>
          <w:lang w:val="en-GB"/>
        </w:rPr>
      </w:pPr>
    </w:p>
    <w:p w14:paraId="0F42CCE5" w14:textId="77777777" w:rsidR="00F709B5" w:rsidRPr="00C829AE" w:rsidRDefault="00F709B5" w:rsidP="005A018F">
      <w:pPr>
        <w:pStyle w:val="Geenafstand"/>
        <w:rPr>
          <w:szCs w:val="20"/>
          <w:lang w:val="en-GB"/>
          <w:rPrChange w:id="1283" w:author="Julia Faillace Thiesen" w:date="2014-04-11T16:50:00Z">
            <w:rPr>
              <w:szCs w:val="20"/>
              <w:lang w:val="nl-NL"/>
            </w:rPr>
          </w:rPrChange>
        </w:rPr>
      </w:pPr>
      <w:r w:rsidRPr="005A018F">
        <w:rPr>
          <w:szCs w:val="20"/>
          <w:lang w:val="en-GB"/>
        </w:rPr>
        <w:t xml:space="preserve">Pfitzer EHH (1903) Orchidaceae-Pleonandrae. In: Engler A, ed. </w:t>
      </w:r>
      <w:r w:rsidRPr="005A018F">
        <w:rPr>
          <w:szCs w:val="20"/>
          <w:lang w:val="nl-NL"/>
        </w:rPr>
        <w:t xml:space="preserve">Das Pflanzenreich. </w:t>
      </w:r>
      <w:r w:rsidRPr="00C829AE">
        <w:rPr>
          <w:szCs w:val="20"/>
          <w:lang w:val="en-GB"/>
          <w:rPrChange w:id="1284" w:author="Julia Faillace Thiesen" w:date="2014-04-11T16:50:00Z">
            <w:rPr>
              <w:szCs w:val="20"/>
              <w:lang w:val="nl-NL"/>
            </w:rPr>
          </w:rPrChange>
        </w:rPr>
        <w:t>Leipzig: Engelmann. pp 1–132.</w:t>
      </w:r>
    </w:p>
    <w:p w14:paraId="3E9AB418" w14:textId="77777777" w:rsidR="005A018F" w:rsidRPr="00C829AE" w:rsidRDefault="005A018F" w:rsidP="005A018F">
      <w:pPr>
        <w:pStyle w:val="Geenafstand"/>
        <w:rPr>
          <w:szCs w:val="20"/>
          <w:lang w:val="en-GB"/>
          <w:rPrChange w:id="1285" w:author="Julia Faillace Thiesen" w:date="2014-04-11T16:50:00Z">
            <w:rPr>
              <w:szCs w:val="20"/>
              <w:lang w:val="nl-NL"/>
            </w:rPr>
          </w:rPrChange>
        </w:rPr>
      </w:pPr>
    </w:p>
    <w:p w14:paraId="0700A3DB" w14:textId="77777777" w:rsidR="005A018F" w:rsidRPr="005A018F" w:rsidRDefault="005A018F" w:rsidP="005A018F">
      <w:pPr>
        <w:rPr>
          <w:szCs w:val="20"/>
          <w:lang w:val="en-GB"/>
        </w:rPr>
      </w:pPr>
      <w:r w:rsidRPr="005A018F">
        <w:rPr>
          <w:szCs w:val="20"/>
          <w:lang w:val="en-GB"/>
        </w:rPr>
        <w:t>Shaw J, Lickey EB, Schiling EE, Small RL (2007) Comparison of whole chloroplast genome sequences to choose noncoding regions for phylogenetic studies in Angiosperms: the tortoise and the Hare III. American Journal of Botany 94(3): 275-288</w:t>
      </w:r>
    </w:p>
    <w:p w14:paraId="10BB2CA9" w14:textId="77777777" w:rsidR="00F709B5" w:rsidRPr="009824F5" w:rsidRDefault="00F709B5" w:rsidP="005A018F">
      <w:pPr>
        <w:rPr>
          <w:szCs w:val="20"/>
          <w:lang w:val="en-GB"/>
        </w:rPr>
      </w:pPr>
    </w:p>
    <w:p w14:paraId="4276A0A4" w14:textId="08B3FC89" w:rsidR="00F709B5" w:rsidRDefault="00F709B5" w:rsidP="005A018F">
      <w:pPr>
        <w:pStyle w:val="Geenafstand"/>
        <w:rPr>
          <w:szCs w:val="20"/>
          <w:lang w:val="en-GB"/>
        </w:rPr>
      </w:pPr>
      <w:r w:rsidRPr="005A018F">
        <w:rPr>
          <w:szCs w:val="20"/>
          <w:lang w:val="en-GB"/>
        </w:rPr>
        <w:t>Simpson MG (</w:t>
      </w:r>
      <w:r w:rsidR="005A018F">
        <w:rPr>
          <w:szCs w:val="20"/>
          <w:lang w:val="en-GB"/>
        </w:rPr>
        <w:t xml:space="preserve">2010) Plant Systematics 2ed. </w:t>
      </w:r>
    </w:p>
    <w:p w14:paraId="1D5643EF" w14:textId="77777777" w:rsidR="005A018F" w:rsidRDefault="005A018F" w:rsidP="005A018F">
      <w:pPr>
        <w:pStyle w:val="Geenafstand"/>
        <w:rPr>
          <w:szCs w:val="20"/>
          <w:lang w:val="en-GB"/>
        </w:rPr>
      </w:pPr>
    </w:p>
    <w:p w14:paraId="67CF049F" w14:textId="77777777" w:rsidR="005A018F" w:rsidRPr="009824F5" w:rsidRDefault="005A018F" w:rsidP="005A018F">
      <w:pPr>
        <w:pStyle w:val="Geenafstand"/>
        <w:rPr>
          <w:szCs w:val="20"/>
          <w:lang w:val="en-GB"/>
        </w:rPr>
      </w:pPr>
      <w:r w:rsidRPr="005A018F">
        <w:rPr>
          <w:szCs w:val="20"/>
          <w:lang w:val="en-GB"/>
        </w:rPr>
        <w:t xml:space="preserve">Singer RB, Gravendeel B, Cross H, Ramirez SR (2008) The use of orhid pollinia or pollinaria for taxonomic identification. </w:t>
      </w:r>
      <w:r w:rsidRPr="009824F5">
        <w:rPr>
          <w:szCs w:val="20"/>
          <w:lang w:val="en-GB"/>
        </w:rPr>
        <w:t>Selbyana 29 (1): 6-9.</w:t>
      </w:r>
    </w:p>
    <w:p w14:paraId="2AA84237" w14:textId="77777777" w:rsidR="00F709B5" w:rsidRPr="005A018F" w:rsidRDefault="00F709B5" w:rsidP="005A018F">
      <w:pPr>
        <w:rPr>
          <w:szCs w:val="20"/>
          <w:lang w:val="en-GB"/>
        </w:rPr>
      </w:pPr>
    </w:p>
    <w:p w14:paraId="1401023D" w14:textId="77777777" w:rsidR="00F709B5" w:rsidRPr="009824F5" w:rsidRDefault="00F709B5" w:rsidP="005A018F">
      <w:pPr>
        <w:rPr>
          <w:szCs w:val="20"/>
          <w:lang w:val="nl-NL"/>
        </w:rPr>
      </w:pPr>
      <w:r w:rsidRPr="005A018F">
        <w:rPr>
          <w:szCs w:val="20"/>
          <w:lang w:val="en-GB"/>
        </w:rPr>
        <w:t xml:space="preserve">Soltis DE, Smith SA, Cellinese N, Wurdack KJ, Tank DC, Brockington SF, Refulio-Rodriguez NF, Walker JB, Moore MJ, Carlsward BS, Bell CD, Latvis M, Crawley S, Black C, Diouf  D, Xi D, Rushworth CA, Gitzendanner MA, Sytsma KJ, Qiu YL, Hilu KW, Davis CC, Sanderson MJ, Beaman RS, Olmstead RG, Judd WS, Donoghue MJ, Soltis PS (2011) Angiosnperm phylogeny: 17 genes, 640 taxa. </w:t>
      </w:r>
      <w:r w:rsidRPr="009824F5">
        <w:rPr>
          <w:szCs w:val="20"/>
          <w:lang w:val="nl-NL"/>
        </w:rPr>
        <w:t>American Journal of Botany 98 (4): 704-730</w:t>
      </w:r>
    </w:p>
    <w:p w14:paraId="53F05C64" w14:textId="77777777" w:rsidR="00F709B5" w:rsidRPr="005A018F" w:rsidRDefault="00F709B5" w:rsidP="005A018F">
      <w:pPr>
        <w:rPr>
          <w:szCs w:val="20"/>
          <w:lang w:val="nl-NL"/>
        </w:rPr>
      </w:pPr>
    </w:p>
    <w:p w14:paraId="47154FE1" w14:textId="77777777" w:rsidR="00F709B5" w:rsidRPr="005A018F" w:rsidRDefault="00F709B5" w:rsidP="005A018F">
      <w:pPr>
        <w:rPr>
          <w:szCs w:val="20"/>
          <w:lang w:val="nl-NL"/>
        </w:rPr>
      </w:pPr>
      <w:r w:rsidRPr="005A018F">
        <w:rPr>
          <w:szCs w:val="20"/>
          <w:lang w:val="nl-NL"/>
        </w:rPr>
        <w:t xml:space="preserve">Staats M, Cuenca A, Richardson JE, Vrielink-van Ginkel R, Petersen G, et al. (2011) DNA Damage in Plant Herbarium Tissue. PLoS ONE 6(12): e28448. </w:t>
      </w:r>
    </w:p>
    <w:p w14:paraId="17A645A1" w14:textId="77777777" w:rsidR="00F709B5" w:rsidRPr="005A018F" w:rsidRDefault="00F709B5" w:rsidP="005A018F">
      <w:pPr>
        <w:pStyle w:val="Geenafstand"/>
        <w:rPr>
          <w:szCs w:val="20"/>
          <w:lang w:val="nl-NL"/>
        </w:rPr>
      </w:pPr>
    </w:p>
    <w:p w14:paraId="60C9F1A0" w14:textId="77777777" w:rsidR="00F709B5" w:rsidRPr="005A018F" w:rsidRDefault="00F709B5" w:rsidP="005A018F">
      <w:pPr>
        <w:pStyle w:val="Geenafstand"/>
        <w:rPr>
          <w:szCs w:val="20"/>
          <w:lang w:val="en-GB"/>
        </w:rPr>
      </w:pPr>
      <w:r w:rsidRPr="005A018F">
        <w:rPr>
          <w:szCs w:val="20"/>
          <w:lang w:val="nl-NL"/>
        </w:rPr>
        <w:t xml:space="preserve">Staats M, Erkens RHJ, van de Vossenberg B, Wieringa JJ, Kraaijeveld K, et al. </w:t>
      </w:r>
      <w:r w:rsidRPr="005A018F">
        <w:rPr>
          <w:szCs w:val="20"/>
          <w:lang w:val="en-GB"/>
        </w:rPr>
        <w:t>(2013) Genomic Treasure Troves: Complete Genome Sequencing of Herbarium and Insect Museum Specimens. PLoS ONE 8(7): e69189. doi:10.1371/journal.pone.0069189</w:t>
      </w:r>
    </w:p>
    <w:p w14:paraId="56289554" w14:textId="77777777" w:rsidR="00F709B5" w:rsidRPr="005A018F" w:rsidRDefault="00F709B5" w:rsidP="005A018F">
      <w:pPr>
        <w:rPr>
          <w:szCs w:val="20"/>
          <w:lang w:val="en-GB"/>
        </w:rPr>
      </w:pPr>
    </w:p>
    <w:p w14:paraId="02D5CAB7" w14:textId="51891B92" w:rsidR="00F709B5" w:rsidRPr="005A018F" w:rsidRDefault="00F709B5" w:rsidP="005A018F">
      <w:pPr>
        <w:pStyle w:val="Geenafstand"/>
        <w:rPr>
          <w:szCs w:val="20"/>
          <w:shd w:val="clear" w:color="auto" w:fill="FFFFFF"/>
        </w:rPr>
      </w:pPr>
      <w:r w:rsidRPr="005A018F">
        <w:rPr>
          <w:szCs w:val="20"/>
          <w:shd w:val="clear" w:color="auto" w:fill="FFFFFF"/>
        </w:rPr>
        <w:t>Stevens, P. F. (2001 onwards). Angiosperm Phylogeny Website. Version 12, July 2012 [and more or less continuously updated since]</w:t>
      </w:r>
    </w:p>
    <w:p w14:paraId="13F38C47" w14:textId="77777777" w:rsidR="00F709B5" w:rsidRPr="005A018F" w:rsidRDefault="00F709B5" w:rsidP="005A018F">
      <w:pPr>
        <w:pStyle w:val="Geenafstand"/>
        <w:rPr>
          <w:szCs w:val="20"/>
          <w:lang w:val="en-GB"/>
        </w:rPr>
      </w:pPr>
    </w:p>
    <w:p w14:paraId="5ECE7CDC" w14:textId="77777777" w:rsidR="00F709B5" w:rsidRPr="005A018F" w:rsidRDefault="00F709B5" w:rsidP="005A018F">
      <w:pPr>
        <w:pStyle w:val="Geenafstand"/>
        <w:rPr>
          <w:rFonts w:eastAsia="Times New Roman"/>
          <w:szCs w:val="20"/>
          <w:lang w:val="en-GB" w:eastAsia="en-GB"/>
        </w:rPr>
      </w:pPr>
      <w:r w:rsidRPr="005A018F">
        <w:rPr>
          <w:rFonts w:eastAsia="Times New Roman"/>
          <w:szCs w:val="20"/>
          <w:lang w:val="en-GB" w:eastAsia="en-GB"/>
        </w:rPr>
        <w:t xml:space="preserve">Williams WE, Grivet C, Zeiger E (1983) Gas Exchange in </w:t>
      </w:r>
      <w:r w:rsidRPr="005A018F">
        <w:rPr>
          <w:rFonts w:eastAsia="Times New Roman"/>
          <w:i/>
          <w:szCs w:val="20"/>
          <w:lang w:val="en-GB" w:eastAsia="en-GB"/>
        </w:rPr>
        <w:t xml:space="preserve">Paphiopedilum. </w:t>
      </w:r>
      <w:r w:rsidRPr="005A018F">
        <w:rPr>
          <w:rFonts w:eastAsia="Times New Roman"/>
          <w:szCs w:val="20"/>
          <w:lang w:val="en-GB" w:eastAsia="en-GB"/>
        </w:rPr>
        <w:t>Plant Physiol. 72: 906-908</w:t>
      </w:r>
    </w:p>
    <w:p w14:paraId="3298EE79" w14:textId="77777777" w:rsidR="00F709B5" w:rsidRPr="005A018F" w:rsidRDefault="00F709B5" w:rsidP="005A018F">
      <w:pPr>
        <w:pStyle w:val="Geenafstand"/>
        <w:rPr>
          <w:szCs w:val="20"/>
          <w:lang w:val="en-GB"/>
        </w:rPr>
      </w:pPr>
    </w:p>
    <w:p w14:paraId="30016DAD" w14:textId="77777777" w:rsidR="00F709B5" w:rsidRPr="005A018F" w:rsidRDefault="00F709B5" w:rsidP="005A018F">
      <w:pPr>
        <w:pStyle w:val="Geenafstand"/>
        <w:rPr>
          <w:szCs w:val="20"/>
          <w:lang w:val="en-GB"/>
        </w:rPr>
      </w:pPr>
      <w:r w:rsidRPr="005A018F">
        <w:rPr>
          <w:szCs w:val="20"/>
          <w:lang w:val="en-GB"/>
        </w:rPr>
        <w:t xml:space="preserve">Wu F-H, Chan M-T, Liao D-C, Hsu C-T, Lee Y-W, Daniell H, Duvall MR, Lin C-S (2010)Complete chloroplast genome of Oncidium Gower Ramsey and evaluation of molecular markers for identification and breeding in Oncidiinae. BMC Plant Biology 10:68 </w:t>
      </w:r>
    </w:p>
    <w:p w14:paraId="41D957E5" w14:textId="77777777" w:rsidR="00F709B5" w:rsidRPr="005A018F" w:rsidRDefault="00F709B5" w:rsidP="005A018F">
      <w:pPr>
        <w:rPr>
          <w:szCs w:val="20"/>
          <w:lang w:val="en-GB"/>
        </w:rPr>
      </w:pPr>
    </w:p>
    <w:p w14:paraId="4A0DC20F" w14:textId="77777777" w:rsidR="00F709B5" w:rsidRPr="005A018F" w:rsidRDefault="00F709B5" w:rsidP="005A018F">
      <w:pPr>
        <w:rPr>
          <w:szCs w:val="20"/>
        </w:rPr>
      </w:pPr>
      <w:r w:rsidRPr="005A018F">
        <w:rPr>
          <w:szCs w:val="20"/>
        </w:rPr>
        <w:t xml:space="preserve">Yang J-B, Tang M, Li H-T, Zhang Z-R, Li D-Z (2013) Complete chloroplast genome of the genus Cymbidium: lights into the specied identification, phylogenetic implications and population genetic analyses. </w:t>
      </w:r>
      <w:r w:rsidRPr="005A018F">
        <w:rPr>
          <w:i/>
          <w:szCs w:val="20"/>
        </w:rPr>
        <w:t xml:space="preserve">BMC Evolutionary Biology </w:t>
      </w:r>
      <w:r w:rsidRPr="005A018F">
        <w:rPr>
          <w:szCs w:val="20"/>
        </w:rPr>
        <w:t>13:84</w:t>
      </w:r>
    </w:p>
    <w:p w14:paraId="0CDA9970" w14:textId="77777777" w:rsidR="00F709B5" w:rsidRPr="005A018F" w:rsidRDefault="00F709B5" w:rsidP="005A018F">
      <w:pPr>
        <w:rPr>
          <w:szCs w:val="20"/>
        </w:rPr>
      </w:pPr>
    </w:p>
    <w:p w14:paraId="4107AED2" w14:textId="77777777" w:rsidR="00F709B5" w:rsidRPr="005A018F" w:rsidRDefault="00F709B5" w:rsidP="005A018F">
      <w:pPr>
        <w:pStyle w:val="Kop1"/>
        <w:spacing w:before="0" w:beforeAutospacing="0" w:after="0" w:afterAutospacing="0"/>
        <w:rPr>
          <w:b w:val="0"/>
          <w:bCs w:val="0"/>
          <w:kern w:val="0"/>
          <w:sz w:val="20"/>
          <w:szCs w:val="20"/>
          <w:lang w:val="en-US" w:eastAsia="en-US"/>
        </w:rPr>
      </w:pPr>
    </w:p>
    <w:p w14:paraId="4D0A2E56" w14:textId="77777777" w:rsidR="00B06EC4" w:rsidRPr="005A018F" w:rsidRDefault="00B06EC4" w:rsidP="005A018F">
      <w:pPr>
        <w:rPr>
          <w:szCs w:val="20"/>
          <w:lang w:val="en-GB"/>
        </w:rPr>
      </w:pPr>
    </w:p>
    <w:p w14:paraId="1AA0885D" w14:textId="37A4B02D" w:rsidR="00A56296" w:rsidRPr="006D1336" w:rsidRDefault="00A56296">
      <w:pPr>
        <w:spacing w:after="160" w:line="259" w:lineRule="auto"/>
        <w:rPr>
          <w:szCs w:val="20"/>
        </w:rPr>
      </w:pPr>
    </w:p>
    <w:sectPr w:rsidR="00A56296" w:rsidRPr="006D133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9" w:author="Vos, R.A." w:date="2014-04-14T12:16:00Z" w:initials="VR">
    <w:p w14:paraId="61B6C443" w14:textId="34B7A77E" w:rsidR="005C7199" w:rsidRDefault="005C7199">
      <w:pPr>
        <w:pStyle w:val="Tekstopmerking"/>
      </w:pPr>
      <w:r>
        <w:rPr>
          <w:rStyle w:val="Verwijzingopmerking"/>
        </w:rPr>
        <w:annotationRef/>
      </w:r>
      <w:r>
        <w:t>I propose you don’t do a scattershot of hard to compare methods. Rather, you should opt for the state of the art, combine all informative loci, ideally with multiple specimens per species, and apply the multi-species, multi-locus coalescent as implemented in *BEAST.</w:t>
      </w:r>
      <w:r w:rsidR="004B58BD">
        <w:t xml:space="preserve"> This reconciles multiple, potentially incompatible gene trees to yield a single, ultrametric species tree using a Bayesian method. This way you have support values that can be interpreted as probabilities (unlike bootstrap values) and you have a time axis which you can then use to look at, e.g., differences in speciation rates.</w:t>
      </w:r>
    </w:p>
  </w:comment>
  <w:comment w:id="235" w:author="Vos, R.A." w:date="2014-04-14T12:23:00Z" w:initials="VR">
    <w:p w14:paraId="59224ED3" w14:textId="16E9FA72" w:rsidR="00860DDC" w:rsidRDefault="00860DDC">
      <w:pPr>
        <w:pStyle w:val="Tekstopmerking"/>
      </w:pPr>
      <w:r>
        <w:rPr>
          <w:rStyle w:val="Verwijzingopmerking"/>
        </w:rPr>
        <w:annotationRef/>
      </w:r>
      <w:r>
        <w:t>Duplicate, see above.</w:t>
      </w:r>
    </w:p>
  </w:comment>
  <w:comment w:id="477" w:author="Vos, R.A." w:date="2014-04-14T12:41:00Z" w:initials="VR">
    <w:p w14:paraId="65590C8A" w14:textId="478B6029" w:rsidR="00120A44" w:rsidRDefault="00120A44">
      <w:pPr>
        <w:pStyle w:val="Tekstopmerking"/>
      </w:pPr>
      <w:r>
        <w:rPr>
          <w:rStyle w:val="Verwijzingopmerking"/>
        </w:rPr>
        <w:annotationRef/>
      </w:r>
      <w:r>
        <w:t>This is worryingly unclear</w:t>
      </w:r>
      <w:r w:rsidR="00666540">
        <w:t>. Mesquite is program for visual data exploration. It is useful for concatening and viewing data</w:t>
      </w:r>
      <w:r w:rsidR="00666540">
        <w:t>.</w:t>
      </w:r>
      <w:r w:rsidR="00666540">
        <w:t>, though you could do roughly the same in Geneious. Python is a programming language. If you don't know python yet, you're not going to get productive enough in it within the time frame of your internship. Linux is an operating system, which by itsel</w:t>
      </w:r>
      <w:r w:rsidR="00666540">
        <w:t>f is not going to be much use unless you know how to use it as a programming environment, e.g. for running python code (or perl/ruby/etc.)</w:t>
      </w:r>
      <w:r w:rsidR="00666540">
        <w:t>.</w:t>
      </w:r>
      <w:r w:rsidR="00666540">
        <w:t xml:space="preserve"> </w:t>
      </w:r>
    </w:p>
  </w:comment>
  <w:comment w:id="589" w:author="Vos, R.A." w:date="2014-04-14T12:43:00Z" w:initials="VR">
    <w:p w14:paraId="67679017" w14:textId="4C377965" w:rsidR="00120A44" w:rsidRDefault="00120A44">
      <w:pPr>
        <w:pStyle w:val="Tekstopmerking"/>
      </w:pPr>
      <w:r>
        <w:rPr>
          <w:rStyle w:val="Verwijzingopmerking"/>
        </w:rPr>
        <w:annotationRef/>
      </w:r>
      <w:r>
        <w:t>???</w:t>
      </w:r>
    </w:p>
  </w:comment>
  <w:comment w:id="627" w:author="Vos, R.A." w:date="2014-04-14T12:48:00Z" w:initials="VR">
    <w:p w14:paraId="55199AD2" w14:textId="3122FE07" w:rsidR="00120A44" w:rsidRDefault="00120A44">
      <w:pPr>
        <w:pStyle w:val="Tekstopmerking"/>
      </w:pPr>
      <w:r>
        <w:rPr>
          <w:rStyle w:val="Verwijzingopmerking"/>
        </w:rPr>
        <w:annotationRef/>
      </w:r>
      <w:r>
        <w:t>To be clear: the pipeline I have developed takes an assembled genome (FASTA) and a set of annotations (GFF3) and prepares these for upload to genbank. This is not an annotation pipeline, it is a data conversion/validation pipeline. We have used this for the king cobra genome. As yet we have not used this for circular genomes, so that part is experimental. Also, please take into account that submission to genbank is usually an iterative process that might take some time.</w:t>
      </w:r>
      <w:r w:rsidR="00666540">
        <w:t xml:space="preserve"> Compared to the two weeks you allocate to building an alignment, and the four weeks you allocate for phylogenetic inference, this is an under-estimate. My advice: pick one (state of the art) method for phylogenetic inference, not a grab bag of different approaches. Leave out the part on fungi detection. Allocate less time for alignment and phylogenetic inference, and more time for annotation and upload.</w:t>
      </w:r>
      <w:bookmarkStart w:id="629" w:name="_GoBack"/>
      <w:bookmarkEnd w:id="629"/>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altName w:val="Courier New"/>
    <w:charset w:val="00"/>
    <w:family w:val="swiss"/>
    <w:pitch w:val="variable"/>
    <w:sig w:usb0="E4002EFF" w:usb1="C000E47F" w:usb2="00000009" w:usb3="00000000" w:csb0="000001FF"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E5455"/>
    <w:multiLevelType w:val="multilevel"/>
    <w:tmpl w:val="5934BC3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b/>
        <w:i w:val="0"/>
        <w:sz w:val="20"/>
        <w:szCs w:val="20"/>
      </w:rPr>
    </w:lvl>
    <w:lvl w:ilvl="2">
      <w:start w:val="1"/>
      <w:numFmt w:val="decimal"/>
      <w:isLgl/>
      <w:lvlText w:val="%1.%2.%3."/>
      <w:lvlJc w:val="left"/>
      <w:pPr>
        <w:ind w:left="1287" w:hanging="720"/>
      </w:pPr>
      <w:rPr>
        <w:rFonts w:hint="default"/>
        <w:color w:val="auto"/>
        <w:sz w:val="20"/>
        <w:szCs w:val="20"/>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440" w:hanging="108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1800" w:hanging="1440"/>
      </w:pPr>
      <w:rPr>
        <w:rFonts w:hint="default"/>
        <w:sz w:val="22"/>
      </w:rPr>
    </w:lvl>
  </w:abstractNum>
  <w:abstractNum w:abstractNumId="1">
    <w:nsid w:val="0C14077E"/>
    <w:multiLevelType w:val="multilevel"/>
    <w:tmpl w:val="60B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46332F"/>
    <w:multiLevelType w:val="hybridMultilevel"/>
    <w:tmpl w:val="A7341A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2937F8D"/>
    <w:multiLevelType w:val="hybridMultilevel"/>
    <w:tmpl w:val="9000C5DE"/>
    <w:lvl w:ilvl="0" w:tplc="684E0F2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B34785"/>
    <w:multiLevelType w:val="hybridMultilevel"/>
    <w:tmpl w:val="59D47556"/>
    <w:lvl w:ilvl="0" w:tplc="38E2B48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608F233B"/>
    <w:multiLevelType w:val="hybridMultilevel"/>
    <w:tmpl w:val="3E302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8485BEB"/>
    <w:multiLevelType w:val="hybridMultilevel"/>
    <w:tmpl w:val="5D46C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1021B81"/>
    <w:multiLevelType w:val="hybridMultilevel"/>
    <w:tmpl w:val="BFF84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1CC6843"/>
    <w:multiLevelType w:val="hybridMultilevel"/>
    <w:tmpl w:val="78F25F02"/>
    <w:lvl w:ilvl="0" w:tplc="79820BD6">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2"/>
  </w:num>
  <w:num w:numId="8">
    <w:abstractNumId w:val="7"/>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 Faillace Thiesen">
    <w15:presenceInfo w15:providerId="Windows Live" w15:userId="4f4ff5431ffa16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trackRevision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EC4"/>
    <w:rsid w:val="00011CB5"/>
    <w:rsid w:val="00016215"/>
    <w:rsid w:val="00017107"/>
    <w:rsid w:val="00017AB3"/>
    <w:rsid w:val="000310E5"/>
    <w:rsid w:val="00032722"/>
    <w:rsid w:val="00032A83"/>
    <w:rsid w:val="00041EDB"/>
    <w:rsid w:val="00046913"/>
    <w:rsid w:val="00047A95"/>
    <w:rsid w:val="00050FD7"/>
    <w:rsid w:val="000647E3"/>
    <w:rsid w:val="00066A01"/>
    <w:rsid w:val="000975C1"/>
    <w:rsid w:val="000A3CBE"/>
    <w:rsid w:val="000A75D3"/>
    <w:rsid w:val="000B2042"/>
    <w:rsid w:val="000C3A2B"/>
    <w:rsid w:val="000C48BE"/>
    <w:rsid w:val="000D2062"/>
    <w:rsid w:val="000E39EA"/>
    <w:rsid w:val="000F151E"/>
    <w:rsid w:val="0010178C"/>
    <w:rsid w:val="001054B5"/>
    <w:rsid w:val="00110C12"/>
    <w:rsid w:val="00115610"/>
    <w:rsid w:val="00115A35"/>
    <w:rsid w:val="00120A44"/>
    <w:rsid w:val="0012340D"/>
    <w:rsid w:val="00127B54"/>
    <w:rsid w:val="00132884"/>
    <w:rsid w:val="00147BAF"/>
    <w:rsid w:val="0015224E"/>
    <w:rsid w:val="00154886"/>
    <w:rsid w:val="00170F18"/>
    <w:rsid w:val="00183A6E"/>
    <w:rsid w:val="001873E9"/>
    <w:rsid w:val="00192B69"/>
    <w:rsid w:val="001976BB"/>
    <w:rsid w:val="001B7FFA"/>
    <w:rsid w:val="001C0994"/>
    <w:rsid w:val="001C5BB3"/>
    <w:rsid w:val="001E5A04"/>
    <w:rsid w:val="001F2387"/>
    <w:rsid w:val="001F7024"/>
    <w:rsid w:val="001F75B6"/>
    <w:rsid w:val="00215B48"/>
    <w:rsid w:val="002252DC"/>
    <w:rsid w:val="002444A8"/>
    <w:rsid w:val="00250E26"/>
    <w:rsid w:val="002572FC"/>
    <w:rsid w:val="002618BA"/>
    <w:rsid w:val="00261B5A"/>
    <w:rsid w:val="00280B15"/>
    <w:rsid w:val="002821C8"/>
    <w:rsid w:val="00283585"/>
    <w:rsid w:val="002837EC"/>
    <w:rsid w:val="002949F8"/>
    <w:rsid w:val="00295836"/>
    <w:rsid w:val="00295C31"/>
    <w:rsid w:val="002B13C7"/>
    <w:rsid w:val="002C0847"/>
    <w:rsid w:val="002C29CB"/>
    <w:rsid w:val="002D17BC"/>
    <w:rsid w:val="002D2962"/>
    <w:rsid w:val="002D2F9C"/>
    <w:rsid w:val="002E0229"/>
    <w:rsid w:val="002E28B3"/>
    <w:rsid w:val="002E7A71"/>
    <w:rsid w:val="002F1CF1"/>
    <w:rsid w:val="002F6A2D"/>
    <w:rsid w:val="00307AC8"/>
    <w:rsid w:val="00310452"/>
    <w:rsid w:val="00316E86"/>
    <w:rsid w:val="003173A4"/>
    <w:rsid w:val="00330D06"/>
    <w:rsid w:val="00331051"/>
    <w:rsid w:val="00336C6C"/>
    <w:rsid w:val="00336D7E"/>
    <w:rsid w:val="0034347D"/>
    <w:rsid w:val="00354708"/>
    <w:rsid w:val="0035612D"/>
    <w:rsid w:val="0037041D"/>
    <w:rsid w:val="00372BA8"/>
    <w:rsid w:val="00374CAE"/>
    <w:rsid w:val="003828B9"/>
    <w:rsid w:val="00394E5A"/>
    <w:rsid w:val="003A6F86"/>
    <w:rsid w:val="003B5804"/>
    <w:rsid w:val="003C1770"/>
    <w:rsid w:val="003D6967"/>
    <w:rsid w:val="003F596A"/>
    <w:rsid w:val="003F63C8"/>
    <w:rsid w:val="00401BAB"/>
    <w:rsid w:val="00410DD3"/>
    <w:rsid w:val="00420B4C"/>
    <w:rsid w:val="00420D64"/>
    <w:rsid w:val="00433BFA"/>
    <w:rsid w:val="00437572"/>
    <w:rsid w:val="004377D2"/>
    <w:rsid w:val="00443231"/>
    <w:rsid w:val="0045110E"/>
    <w:rsid w:val="004A2E30"/>
    <w:rsid w:val="004A765B"/>
    <w:rsid w:val="004B58BD"/>
    <w:rsid w:val="004C1264"/>
    <w:rsid w:val="004C568B"/>
    <w:rsid w:val="004D13FA"/>
    <w:rsid w:val="004D6C4D"/>
    <w:rsid w:val="004E16F4"/>
    <w:rsid w:val="004E46FA"/>
    <w:rsid w:val="004E4850"/>
    <w:rsid w:val="00504FFE"/>
    <w:rsid w:val="0052638F"/>
    <w:rsid w:val="005310BC"/>
    <w:rsid w:val="005379F4"/>
    <w:rsid w:val="00552A5D"/>
    <w:rsid w:val="005643F0"/>
    <w:rsid w:val="00572C85"/>
    <w:rsid w:val="005806C1"/>
    <w:rsid w:val="00584051"/>
    <w:rsid w:val="005842A6"/>
    <w:rsid w:val="00585ECD"/>
    <w:rsid w:val="005A0142"/>
    <w:rsid w:val="005A018F"/>
    <w:rsid w:val="005A71B6"/>
    <w:rsid w:val="005B11CD"/>
    <w:rsid w:val="005C40E0"/>
    <w:rsid w:val="005C7199"/>
    <w:rsid w:val="005D405B"/>
    <w:rsid w:val="005D752D"/>
    <w:rsid w:val="005E1CFF"/>
    <w:rsid w:val="005E3F01"/>
    <w:rsid w:val="005F252D"/>
    <w:rsid w:val="00605340"/>
    <w:rsid w:val="00626DF4"/>
    <w:rsid w:val="0062721D"/>
    <w:rsid w:val="006377E6"/>
    <w:rsid w:val="00637DBC"/>
    <w:rsid w:val="00640F69"/>
    <w:rsid w:val="00645B42"/>
    <w:rsid w:val="00666540"/>
    <w:rsid w:val="006A557E"/>
    <w:rsid w:val="006A650A"/>
    <w:rsid w:val="006B2D54"/>
    <w:rsid w:val="006C063A"/>
    <w:rsid w:val="006C42B8"/>
    <w:rsid w:val="006D1336"/>
    <w:rsid w:val="006E19EB"/>
    <w:rsid w:val="006F00AB"/>
    <w:rsid w:val="0070116B"/>
    <w:rsid w:val="0070225E"/>
    <w:rsid w:val="00704E37"/>
    <w:rsid w:val="00712214"/>
    <w:rsid w:val="00712230"/>
    <w:rsid w:val="00712FF4"/>
    <w:rsid w:val="007146F9"/>
    <w:rsid w:val="00720EA5"/>
    <w:rsid w:val="007321D8"/>
    <w:rsid w:val="007327A1"/>
    <w:rsid w:val="007345BA"/>
    <w:rsid w:val="0073650E"/>
    <w:rsid w:val="00745F73"/>
    <w:rsid w:val="007640B9"/>
    <w:rsid w:val="0076761A"/>
    <w:rsid w:val="00770A4F"/>
    <w:rsid w:val="00781817"/>
    <w:rsid w:val="007834C5"/>
    <w:rsid w:val="00784CD3"/>
    <w:rsid w:val="00790FCB"/>
    <w:rsid w:val="007B240C"/>
    <w:rsid w:val="007B2773"/>
    <w:rsid w:val="007C3D6B"/>
    <w:rsid w:val="007D41FB"/>
    <w:rsid w:val="007D48D0"/>
    <w:rsid w:val="007D49F0"/>
    <w:rsid w:val="008235EB"/>
    <w:rsid w:val="008251B8"/>
    <w:rsid w:val="00826B2C"/>
    <w:rsid w:val="0082736C"/>
    <w:rsid w:val="00846EC5"/>
    <w:rsid w:val="00847098"/>
    <w:rsid w:val="0085322A"/>
    <w:rsid w:val="00857E4D"/>
    <w:rsid w:val="008609A9"/>
    <w:rsid w:val="00860DDC"/>
    <w:rsid w:val="00867E9F"/>
    <w:rsid w:val="00880C5E"/>
    <w:rsid w:val="008860D3"/>
    <w:rsid w:val="0089758B"/>
    <w:rsid w:val="008A582C"/>
    <w:rsid w:val="008A7F5A"/>
    <w:rsid w:val="008C13E2"/>
    <w:rsid w:val="008D30C3"/>
    <w:rsid w:val="008E019F"/>
    <w:rsid w:val="008E0C05"/>
    <w:rsid w:val="008F2411"/>
    <w:rsid w:val="0090097A"/>
    <w:rsid w:val="00905CE1"/>
    <w:rsid w:val="00911BEE"/>
    <w:rsid w:val="00914122"/>
    <w:rsid w:val="0091712E"/>
    <w:rsid w:val="00925CE9"/>
    <w:rsid w:val="00933056"/>
    <w:rsid w:val="009824F5"/>
    <w:rsid w:val="00985393"/>
    <w:rsid w:val="00992700"/>
    <w:rsid w:val="00993BD5"/>
    <w:rsid w:val="00995FF4"/>
    <w:rsid w:val="0099642C"/>
    <w:rsid w:val="00996933"/>
    <w:rsid w:val="009A438C"/>
    <w:rsid w:val="009A4F11"/>
    <w:rsid w:val="009A6789"/>
    <w:rsid w:val="009A7508"/>
    <w:rsid w:val="009B36BA"/>
    <w:rsid w:val="009C2AFB"/>
    <w:rsid w:val="009C3E03"/>
    <w:rsid w:val="009C7671"/>
    <w:rsid w:val="009D0EE0"/>
    <w:rsid w:val="009E1A78"/>
    <w:rsid w:val="009E52FA"/>
    <w:rsid w:val="009E748A"/>
    <w:rsid w:val="009F207A"/>
    <w:rsid w:val="009F485C"/>
    <w:rsid w:val="009F62CC"/>
    <w:rsid w:val="00A02BFF"/>
    <w:rsid w:val="00A074B3"/>
    <w:rsid w:val="00A14276"/>
    <w:rsid w:val="00A16B87"/>
    <w:rsid w:val="00A239B5"/>
    <w:rsid w:val="00A42135"/>
    <w:rsid w:val="00A56296"/>
    <w:rsid w:val="00A62058"/>
    <w:rsid w:val="00A64943"/>
    <w:rsid w:val="00A72294"/>
    <w:rsid w:val="00A7586B"/>
    <w:rsid w:val="00A75F40"/>
    <w:rsid w:val="00A826D9"/>
    <w:rsid w:val="00A8346F"/>
    <w:rsid w:val="00A91398"/>
    <w:rsid w:val="00A91B87"/>
    <w:rsid w:val="00A95896"/>
    <w:rsid w:val="00AA2EAC"/>
    <w:rsid w:val="00AA7F42"/>
    <w:rsid w:val="00AB2C8C"/>
    <w:rsid w:val="00AD483F"/>
    <w:rsid w:val="00AD51C8"/>
    <w:rsid w:val="00AD66DA"/>
    <w:rsid w:val="00AE24A7"/>
    <w:rsid w:val="00B06EC4"/>
    <w:rsid w:val="00B0704C"/>
    <w:rsid w:val="00B07761"/>
    <w:rsid w:val="00B1163C"/>
    <w:rsid w:val="00B2374A"/>
    <w:rsid w:val="00B27E64"/>
    <w:rsid w:val="00B34504"/>
    <w:rsid w:val="00B37564"/>
    <w:rsid w:val="00B50582"/>
    <w:rsid w:val="00B558D3"/>
    <w:rsid w:val="00B57E34"/>
    <w:rsid w:val="00B61D8B"/>
    <w:rsid w:val="00B62471"/>
    <w:rsid w:val="00B628CA"/>
    <w:rsid w:val="00B743E9"/>
    <w:rsid w:val="00B95673"/>
    <w:rsid w:val="00B9791D"/>
    <w:rsid w:val="00BA2F57"/>
    <w:rsid w:val="00BA58AB"/>
    <w:rsid w:val="00BD2F7F"/>
    <w:rsid w:val="00C022BE"/>
    <w:rsid w:val="00C11F4F"/>
    <w:rsid w:val="00C13C6A"/>
    <w:rsid w:val="00C228ED"/>
    <w:rsid w:val="00C24EDC"/>
    <w:rsid w:val="00C275A9"/>
    <w:rsid w:val="00C27C69"/>
    <w:rsid w:val="00C342CF"/>
    <w:rsid w:val="00C44F21"/>
    <w:rsid w:val="00C5731F"/>
    <w:rsid w:val="00C743A6"/>
    <w:rsid w:val="00C7622D"/>
    <w:rsid w:val="00C829AE"/>
    <w:rsid w:val="00C91F4F"/>
    <w:rsid w:val="00CA4B64"/>
    <w:rsid w:val="00CB3D61"/>
    <w:rsid w:val="00CB3FA3"/>
    <w:rsid w:val="00CC01B6"/>
    <w:rsid w:val="00CC144A"/>
    <w:rsid w:val="00CC3701"/>
    <w:rsid w:val="00CD7826"/>
    <w:rsid w:val="00CD7BF3"/>
    <w:rsid w:val="00CE167A"/>
    <w:rsid w:val="00CE5391"/>
    <w:rsid w:val="00D0310A"/>
    <w:rsid w:val="00D044CD"/>
    <w:rsid w:val="00D10776"/>
    <w:rsid w:val="00D17EE6"/>
    <w:rsid w:val="00D2050F"/>
    <w:rsid w:val="00D22D0C"/>
    <w:rsid w:val="00D34F05"/>
    <w:rsid w:val="00D445EC"/>
    <w:rsid w:val="00D53CE3"/>
    <w:rsid w:val="00D54405"/>
    <w:rsid w:val="00D616D7"/>
    <w:rsid w:val="00D6523C"/>
    <w:rsid w:val="00D760B2"/>
    <w:rsid w:val="00D76CEA"/>
    <w:rsid w:val="00D903EE"/>
    <w:rsid w:val="00D9240E"/>
    <w:rsid w:val="00D936E1"/>
    <w:rsid w:val="00DB190A"/>
    <w:rsid w:val="00DD2B72"/>
    <w:rsid w:val="00DD40AF"/>
    <w:rsid w:val="00DD492D"/>
    <w:rsid w:val="00DE222E"/>
    <w:rsid w:val="00DF072F"/>
    <w:rsid w:val="00DF1CD6"/>
    <w:rsid w:val="00E05F0F"/>
    <w:rsid w:val="00E254A9"/>
    <w:rsid w:val="00E80679"/>
    <w:rsid w:val="00E815B3"/>
    <w:rsid w:val="00E9067E"/>
    <w:rsid w:val="00E91090"/>
    <w:rsid w:val="00E9790C"/>
    <w:rsid w:val="00EA18D3"/>
    <w:rsid w:val="00EA1BE1"/>
    <w:rsid w:val="00EA2ACA"/>
    <w:rsid w:val="00EA74B5"/>
    <w:rsid w:val="00EB527C"/>
    <w:rsid w:val="00EB7877"/>
    <w:rsid w:val="00EC26C6"/>
    <w:rsid w:val="00EC6C9F"/>
    <w:rsid w:val="00ED06A8"/>
    <w:rsid w:val="00ED33B5"/>
    <w:rsid w:val="00ED7D13"/>
    <w:rsid w:val="00EE0764"/>
    <w:rsid w:val="00EE6C38"/>
    <w:rsid w:val="00EF5AAC"/>
    <w:rsid w:val="00F05D44"/>
    <w:rsid w:val="00F10D72"/>
    <w:rsid w:val="00F13531"/>
    <w:rsid w:val="00F14E36"/>
    <w:rsid w:val="00F154CC"/>
    <w:rsid w:val="00F225C3"/>
    <w:rsid w:val="00F24E95"/>
    <w:rsid w:val="00F31AD2"/>
    <w:rsid w:val="00F31ED3"/>
    <w:rsid w:val="00F35663"/>
    <w:rsid w:val="00F533CD"/>
    <w:rsid w:val="00F62400"/>
    <w:rsid w:val="00F63E3C"/>
    <w:rsid w:val="00F6725D"/>
    <w:rsid w:val="00F709B5"/>
    <w:rsid w:val="00F73CFF"/>
    <w:rsid w:val="00F7403C"/>
    <w:rsid w:val="00F77873"/>
    <w:rsid w:val="00F77A39"/>
    <w:rsid w:val="00F819A3"/>
    <w:rsid w:val="00F828A2"/>
    <w:rsid w:val="00F9337A"/>
    <w:rsid w:val="00F9754B"/>
    <w:rsid w:val="00FB342E"/>
    <w:rsid w:val="00FB7225"/>
    <w:rsid w:val="00FC662C"/>
    <w:rsid w:val="00FC757E"/>
    <w:rsid w:val="00FD121B"/>
    <w:rsid w:val="00FD7A93"/>
    <w:rsid w:val="00FE4878"/>
    <w:rsid w:val="00FE5AF5"/>
    <w:rsid w:val="00FF2D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4B1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next w:val="Geenafstand"/>
    <w:qFormat/>
    <w:rsid w:val="00B06EC4"/>
    <w:pPr>
      <w:spacing w:after="0" w:line="240" w:lineRule="auto"/>
    </w:pPr>
    <w:rPr>
      <w:rFonts w:ascii="Times New Roman" w:eastAsia="Calibri" w:hAnsi="Times New Roman" w:cs="Times New Roman"/>
      <w:sz w:val="20"/>
      <w:lang w:val="en-US"/>
    </w:rPr>
  </w:style>
  <w:style w:type="paragraph" w:styleId="Kop1">
    <w:name w:val="heading 1"/>
    <w:basedOn w:val="Normaal"/>
    <w:link w:val="Kop1Teken"/>
    <w:uiPriority w:val="99"/>
    <w:qFormat/>
    <w:rsid w:val="00B06EC4"/>
    <w:pPr>
      <w:spacing w:before="100" w:beforeAutospacing="1" w:after="100" w:afterAutospacing="1"/>
      <w:outlineLvl w:val="0"/>
    </w:pPr>
    <w:rPr>
      <w:rFonts w:eastAsia="Times New Roman"/>
      <w:b/>
      <w:bCs/>
      <w:kern w:val="36"/>
      <w:sz w:val="28"/>
      <w:szCs w:val="48"/>
      <w:lang w:val="nl-NL" w:eastAsia="nl-NL"/>
    </w:rPr>
  </w:style>
  <w:style w:type="paragraph" w:styleId="Kop2">
    <w:name w:val="heading 2"/>
    <w:basedOn w:val="Normaal"/>
    <w:next w:val="Normaal"/>
    <w:link w:val="Kop2Teken"/>
    <w:uiPriority w:val="99"/>
    <w:qFormat/>
    <w:rsid w:val="00B06EC4"/>
    <w:pPr>
      <w:keepNext/>
      <w:keepLines/>
      <w:spacing w:before="200"/>
      <w:outlineLvl w:val="1"/>
    </w:pPr>
    <w:rPr>
      <w:rFonts w:eastAsia="Times New Roman"/>
      <w:b/>
      <w:bCs/>
      <w:szCs w:val="26"/>
    </w:rPr>
  </w:style>
  <w:style w:type="paragraph" w:styleId="Kop3">
    <w:name w:val="heading 3"/>
    <w:basedOn w:val="Normaal"/>
    <w:next w:val="Normaal"/>
    <w:link w:val="Kop3Teken"/>
    <w:uiPriority w:val="9"/>
    <w:unhideWhenUsed/>
    <w:qFormat/>
    <w:rsid w:val="00FD121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Normaal"/>
    <w:next w:val="Normaal"/>
    <w:link w:val="Kop4Teken"/>
    <w:uiPriority w:val="9"/>
    <w:unhideWhenUsed/>
    <w:qFormat/>
    <w:rsid w:val="007640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9"/>
    <w:rsid w:val="00B06EC4"/>
    <w:rPr>
      <w:rFonts w:ascii="Times New Roman" w:eastAsia="Times New Roman" w:hAnsi="Times New Roman" w:cs="Times New Roman"/>
      <w:b/>
      <w:bCs/>
      <w:kern w:val="36"/>
      <w:sz w:val="28"/>
      <w:szCs w:val="48"/>
      <w:lang w:val="nl-NL" w:eastAsia="nl-NL"/>
    </w:rPr>
  </w:style>
  <w:style w:type="character" w:customStyle="1" w:styleId="Kop2Teken">
    <w:name w:val="Kop 2 Teken"/>
    <w:basedOn w:val="Standaardalinea-lettertype"/>
    <w:link w:val="Kop2"/>
    <w:uiPriority w:val="99"/>
    <w:rsid w:val="00B06EC4"/>
    <w:rPr>
      <w:rFonts w:ascii="Times New Roman" w:eastAsia="Times New Roman" w:hAnsi="Times New Roman" w:cs="Times New Roman"/>
      <w:b/>
      <w:bCs/>
      <w:sz w:val="20"/>
      <w:szCs w:val="26"/>
      <w:lang w:val="en-US"/>
    </w:rPr>
  </w:style>
  <w:style w:type="paragraph" w:styleId="Geenafstand">
    <w:name w:val="No Spacing"/>
    <w:uiPriority w:val="99"/>
    <w:qFormat/>
    <w:rsid w:val="00B06EC4"/>
    <w:pPr>
      <w:spacing w:after="0" w:line="240" w:lineRule="auto"/>
    </w:pPr>
    <w:rPr>
      <w:rFonts w:ascii="Times New Roman" w:eastAsia="Calibri" w:hAnsi="Times New Roman" w:cs="Times New Roman"/>
      <w:sz w:val="20"/>
      <w:lang w:val="en-US"/>
    </w:rPr>
  </w:style>
  <w:style w:type="character" w:customStyle="1" w:styleId="contentbody1">
    <w:name w:val="contentbody1"/>
    <w:basedOn w:val="Standaardalinea-lettertype"/>
    <w:uiPriority w:val="99"/>
    <w:rsid w:val="00B06EC4"/>
    <w:rPr>
      <w:rFonts w:cs="Times New Roman"/>
    </w:rPr>
  </w:style>
  <w:style w:type="character" w:customStyle="1" w:styleId="st">
    <w:name w:val="st"/>
    <w:basedOn w:val="Standaardalinea-lettertype"/>
    <w:uiPriority w:val="99"/>
    <w:rsid w:val="00B06EC4"/>
    <w:rPr>
      <w:rFonts w:cs="Times New Roman"/>
    </w:rPr>
  </w:style>
  <w:style w:type="character" w:customStyle="1" w:styleId="apple-converted-space">
    <w:name w:val="apple-converted-space"/>
    <w:basedOn w:val="Standaardalinea-lettertype"/>
    <w:rsid w:val="00B06EC4"/>
    <w:rPr>
      <w:rFonts w:cs="Times New Roman"/>
    </w:rPr>
  </w:style>
  <w:style w:type="character" w:customStyle="1" w:styleId="journaltitle">
    <w:name w:val="journaltitle"/>
    <w:basedOn w:val="Standaardalinea-lettertype"/>
    <w:uiPriority w:val="99"/>
    <w:rsid w:val="00B06EC4"/>
    <w:rPr>
      <w:rFonts w:cs="Times New Roman"/>
    </w:rPr>
  </w:style>
  <w:style w:type="character" w:customStyle="1" w:styleId="vol">
    <w:name w:val="vol"/>
    <w:basedOn w:val="Standaardalinea-lettertype"/>
    <w:uiPriority w:val="99"/>
    <w:rsid w:val="00B06EC4"/>
    <w:rPr>
      <w:rFonts w:cs="Times New Roman"/>
    </w:rPr>
  </w:style>
  <w:style w:type="character" w:customStyle="1" w:styleId="pagefirst">
    <w:name w:val="pagefirst"/>
    <w:basedOn w:val="Standaardalinea-lettertype"/>
    <w:uiPriority w:val="99"/>
    <w:rsid w:val="00B06EC4"/>
    <w:rPr>
      <w:rFonts w:cs="Times New Roman"/>
    </w:rPr>
  </w:style>
  <w:style w:type="character" w:customStyle="1" w:styleId="author">
    <w:name w:val="author"/>
    <w:basedOn w:val="Standaardalinea-lettertype"/>
    <w:uiPriority w:val="99"/>
    <w:rsid w:val="00B06EC4"/>
    <w:rPr>
      <w:rFonts w:cs="Times New Roman"/>
    </w:rPr>
  </w:style>
  <w:style w:type="character" w:customStyle="1" w:styleId="pubyear">
    <w:name w:val="pubyear"/>
    <w:basedOn w:val="Standaardalinea-lettertype"/>
    <w:uiPriority w:val="99"/>
    <w:rsid w:val="00B06EC4"/>
    <w:rPr>
      <w:rFonts w:cs="Times New Roman"/>
    </w:rPr>
  </w:style>
  <w:style w:type="character" w:customStyle="1" w:styleId="articletitle">
    <w:name w:val="articletitle"/>
    <w:basedOn w:val="Standaardalinea-lettertype"/>
    <w:uiPriority w:val="99"/>
    <w:rsid w:val="00B06EC4"/>
    <w:rPr>
      <w:rFonts w:cs="Times New Roman"/>
    </w:rPr>
  </w:style>
  <w:style w:type="character" w:styleId="Hyperlink">
    <w:name w:val="Hyperlink"/>
    <w:basedOn w:val="Standaardalinea-lettertype"/>
    <w:uiPriority w:val="99"/>
    <w:rsid w:val="00B06EC4"/>
    <w:rPr>
      <w:rFonts w:cs="Times New Roman"/>
      <w:color w:val="0000FF"/>
      <w:u w:val="single"/>
    </w:rPr>
  </w:style>
  <w:style w:type="character" w:customStyle="1" w:styleId="pagelast">
    <w:name w:val="pagelast"/>
    <w:basedOn w:val="Standaardalinea-lettertype"/>
    <w:uiPriority w:val="99"/>
    <w:rsid w:val="00B06EC4"/>
    <w:rPr>
      <w:rFonts w:cs="Times New Roman"/>
    </w:rPr>
  </w:style>
  <w:style w:type="paragraph" w:styleId="Kopvaninhoudsopgave">
    <w:name w:val="TOC Heading"/>
    <w:basedOn w:val="Kop1"/>
    <w:next w:val="Normaal"/>
    <w:uiPriority w:val="39"/>
    <w:qFormat/>
    <w:rsid w:val="00B06EC4"/>
    <w:pPr>
      <w:keepNext/>
      <w:keepLines/>
      <w:spacing w:before="480" w:beforeAutospacing="0" w:after="0" w:afterAutospacing="0" w:line="276" w:lineRule="auto"/>
      <w:outlineLvl w:val="9"/>
    </w:pPr>
    <w:rPr>
      <w:rFonts w:ascii="Calibri" w:hAnsi="Calibri"/>
      <w:color w:val="365F91"/>
      <w:kern w:val="0"/>
      <w:szCs w:val="28"/>
      <w:lang w:val="en-US" w:eastAsia="en-US"/>
    </w:rPr>
  </w:style>
  <w:style w:type="paragraph" w:styleId="Inhopg1">
    <w:name w:val="toc 1"/>
    <w:basedOn w:val="Normaal"/>
    <w:next w:val="Normaal"/>
    <w:uiPriority w:val="39"/>
    <w:rsid w:val="00B06EC4"/>
    <w:pPr>
      <w:spacing w:after="100"/>
    </w:pPr>
  </w:style>
  <w:style w:type="paragraph" w:styleId="Inhopg2">
    <w:name w:val="toc 2"/>
    <w:basedOn w:val="Normaal"/>
    <w:next w:val="Normaal"/>
    <w:uiPriority w:val="39"/>
    <w:rsid w:val="00B06EC4"/>
    <w:pPr>
      <w:spacing w:after="100"/>
      <w:ind w:left="200"/>
    </w:pPr>
  </w:style>
  <w:style w:type="paragraph" w:styleId="Titel">
    <w:name w:val="Title"/>
    <w:basedOn w:val="Normaal"/>
    <w:next w:val="Normaal"/>
    <w:link w:val="TitelTeken"/>
    <w:uiPriority w:val="10"/>
    <w:qFormat/>
    <w:rsid w:val="006D1336"/>
    <w:pPr>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6D1336"/>
    <w:rPr>
      <w:rFonts w:asciiTheme="majorHAnsi" w:eastAsiaTheme="majorEastAsia" w:hAnsiTheme="majorHAnsi" w:cstheme="majorBidi"/>
      <w:spacing w:val="-10"/>
      <w:kern w:val="28"/>
      <w:sz w:val="56"/>
      <w:szCs w:val="56"/>
      <w:lang w:val="en-US"/>
    </w:rPr>
  </w:style>
  <w:style w:type="paragraph" w:styleId="Subtitel">
    <w:name w:val="Subtitle"/>
    <w:basedOn w:val="Normaal"/>
    <w:next w:val="Normaal"/>
    <w:link w:val="SubtitelTeken"/>
    <w:uiPriority w:val="11"/>
    <w:qFormat/>
    <w:rsid w:val="006D1336"/>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elTeken">
    <w:name w:val="Subtitel Teken"/>
    <w:basedOn w:val="Standaardalinea-lettertype"/>
    <w:link w:val="Subtitel"/>
    <w:uiPriority w:val="11"/>
    <w:rsid w:val="006D1336"/>
    <w:rPr>
      <w:rFonts w:eastAsiaTheme="minorEastAsia"/>
      <w:color w:val="5A5A5A" w:themeColor="text1" w:themeTint="A5"/>
      <w:spacing w:val="15"/>
      <w:lang w:val="en-US"/>
    </w:rPr>
  </w:style>
  <w:style w:type="paragraph" w:styleId="Lijstalinea">
    <w:name w:val="List Paragraph"/>
    <w:basedOn w:val="Normaal"/>
    <w:uiPriority w:val="34"/>
    <w:qFormat/>
    <w:rsid w:val="00A074B3"/>
    <w:pPr>
      <w:ind w:left="720"/>
      <w:contextualSpacing/>
    </w:pPr>
  </w:style>
  <w:style w:type="character" w:styleId="Subtielebenadrukking">
    <w:name w:val="Subtle Emphasis"/>
    <w:basedOn w:val="Standaardalinea-lettertype"/>
    <w:uiPriority w:val="19"/>
    <w:qFormat/>
    <w:rsid w:val="00FD121B"/>
    <w:rPr>
      <w:i/>
      <w:iCs/>
      <w:color w:val="404040" w:themeColor="text1" w:themeTint="BF"/>
    </w:rPr>
  </w:style>
  <w:style w:type="character" w:customStyle="1" w:styleId="Kop3Teken">
    <w:name w:val="Kop 3 Teken"/>
    <w:basedOn w:val="Standaardalinea-lettertype"/>
    <w:link w:val="Kop3"/>
    <w:uiPriority w:val="9"/>
    <w:rsid w:val="00FD121B"/>
    <w:rPr>
      <w:rFonts w:asciiTheme="majorHAnsi" w:eastAsiaTheme="majorEastAsia" w:hAnsiTheme="majorHAnsi" w:cstheme="majorBidi"/>
      <w:color w:val="1F4D78" w:themeColor="accent1" w:themeShade="7F"/>
      <w:sz w:val="24"/>
      <w:szCs w:val="24"/>
      <w:lang w:val="en-US"/>
    </w:rPr>
  </w:style>
  <w:style w:type="character" w:customStyle="1" w:styleId="Kop4Teken">
    <w:name w:val="Kop 4 Teken"/>
    <w:basedOn w:val="Standaardalinea-lettertype"/>
    <w:link w:val="Kop4"/>
    <w:uiPriority w:val="9"/>
    <w:rsid w:val="007640B9"/>
    <w:rPr>
      <w:rFonts w:asciiTheme="majorHAnsi" w:eastAsiaTheme="majorEastAsia" w:hAnsiTheme="majorHAnsi" w:cstheme="majorBidi"/>
      <w:i/>
      <w:iCs/>
      <w:color w:val="2E74B5" w:themeColor="accent1" w:themeShade="BF"/>
      <w:sz w:val="20"/>
      <w:lang w:val="en-US"/>
    </w:rPr>
  </w:style>
  <w:style w:type="character" w:styleId="Nadruk">
    <w:name w:val="Emphasis"/>
    <w:basedOn w:val="Standaardalinea-lettertype"/>
    <w:uiPriority w:val="20"/>
    <w:qFormat/>
    <w:rsid w:val="00846EC5"/>
    <w:rPr>
      <w:i/>
      <w:iCs/>
    </w:rPr>
  </w:style>
  <w:style w:type="character" w:styleId="Zwaar">
    <w:name w:val="Strong"/>
    <w:basedOn w:val="Standaardalinea-lettertype"/>
    <w:uiPriority w:val="22"/>
    <w:qFormat/>
    <w:rsid w:val="00CA4B64"/>
    <w:rPr>
      <w:b/>
      <w:bCs/>
    </w:rPr>
  </w:style>
  <w:style w:type="character" w:styleId="Verwijzingopmerking">
    <w:name w:val="annotation reference"/>
    <w:basedOn w:val="Standaardalinea-lettertype"/>
    <w:uiPriority w:val="99"/>
    <w:semiHidden/>
    <w:unhideWhenUsed/>
    <w:rsid w:val="00B1163C"/>
    <w:rPr>
      <w:sz w:val="16"/>
      <w:szCs w:val="16"/>
    </w:rPr>
  </w:style>
  <w:style w:type="paragraph" w:styleId="Tekstopmerking">
    <w:name w:val="annotation text"/>
    <w:basedOn w:val="Normaal"/>
    <w:link w:val="TekstopmerkingTeken"/>
    <w:uiPriority w:val="99"/>
    <w:semiHidden/>
    <w:unhideWhenUsed/>
    <w:rsid w:val="00B1163C"/>
    <w:rPr>
      <w:szCs w:val="20"/>
    </w:rPr>
  </w:style>
  <w:style w:type="character" w:customStyle="1" w:styleId="TekstopmerkingTeken">
    <w:name w:val="Tekst opmerking Teken"/>
    <w:basedOn w:val="Standaardalinea-lettertype"/>
    <w:link w:val="Tekstopmerking"/>
    <w:uiPriority w:val="99"/>
    <w:semiHidden/>
    <w:rsid w:val="00B1163C"/>
    <w:rPr>
      <w:rFonts w:ascii="Times New Roman" w:eastAsia="Calibri" w:hAnsi="Times New Roman" w:cs="Times New Roman"/>
      <w:sz w:val="20"/>
      <w:szCs w:val="20"/>
      <w:lang w:val="en-US"/>
    </w:rPr>
  </w:style>
  <w:style w:type="paragraph" w:styleId="Onderwerpvanopmerking">
    <w:name w:val="annotation subject"/>
    <w:basedOn w:val="Tekstopmerking"/>
    <w:next w:val="Tekstopmerking"/>
    <w:link w:val="OnderwerpvanopmerkingTeken"/>
    <w:uiPriority w:val="99"/>
    <w:semiHidden/>
    <w:unhideWhenUsed/>
    <w:rsid w:val="00B1163C"/>
    <w:rPr>
      <w:b/>
      <w:bCs/>
    </w:rPr>
  </w:style>
  <w:style w:type="character" w:customStyle="1" w:styleId="OnderwerpvanopmerkingTeken">
    <w:name w:val="Onderwerp van opmerking Teken"/>
    <w:basedOn w:val="TekstopmerkingTeken"/>
    <w:link w:val="Onderwerpvanopmerking"/>
    <w:uiPriority w:val="99"/>
    <w:semiHidden/>
    <w:rsid w:val="00B1163C"/>
    <w:rPr>
      <w:rFonts w:ascii="Times New Roman" w:eastAsia="Calibri" w:hAnsi="Times New Roman" w:cs="Times New Roman"/>
      <w:b/>
      <w:bCs/>
      <w:sz w:val="20"/>
      <w:szCs w:val="20"/>
      <w:lang w:val="en-US"/>
    </w:rPr>
  </w:style>
  <w:style w:type="paragraph" w:styleId="Ballontekst">
    <w:name w:val="Balloon Text"/>
    <w:basedOn w:val="Normaal"/>
    <w:link w:val="BallontekstTeken"/>
    <w:uiPriority w:val="99"/>
    <w:semiHidden/>
    <w:unhideWhenUsed/>
    <w:rsid w:val="00B1163C"/>
    <w:rPr>
      <w:rFonts w:ascii="Segoe UI" w:hAnsi="Segoe UI" w:cs="Segoe UI"/>
      <w:sz w:val="18"/>
      <w:szCs w:val="18"/>
    </w:rPr>
  </w:style>
  <w:style w:type="character" w:customStyle="1" w:styleId="BallontekstTeken">
    <w:name w:val="Ballontekst Teken"/>
    <w:basedOn w:val="Standaardalinea-lettertype"/>
    <w:link w:val="Ballontekst"/>
    <w:uiPriority w:val="99"/>
    <w:semiHidden/>
    <w:rsid w:val="00B1163C"/>
    <w:rPr>
      <w:rFonts w:ascii="Segoe UI" w:eastAsia="Calibri" w:hAnsi="Segoe UI" w:cs="Segoe UI"/>
      <w:sz w:val="18"/>
      <w:szCs w:val="18"/>
      <w:lang w:val="en-US"/>
    </w:rPr>
  </w:style>
  <w:style w:type="paragraph" w:styleId="Normaalweb">
    <w:name w:val="Normal (Web)"/>
    <w:basedOn w:val="Normaal"/>
    <w:uiPriority w:val="99"/>
    <w:semiHidden/>
    <w:unhideWhenUsed/>
    <w:rsid w:val="001F75B6"/>
    <w:pPr>
      <w:spacing w:before="100" w:beforeAutospacing="1" w:after="100" w:afterAutospacing="1"/>
    </w:pPr>
    <w:rPr>
      <w:rFonts w:eastAsiaTheme="minorEastAsia"/>
      <w:sz w:val="24"/>
      <w:szCs w:val="24"/>
      <w:lang w:val="en-GB" w:eastAsia="en-GB"/>
    </w:rPr>
  </w:style>
  <w:style w:type="character" w:styleId="GevolgdeHyperlink">
    <w:name w:val="FollowedHyperlink"/>
    <w:basedOn w:val="Standaardalinea-lettertype"/>
    <w:uiPriority w:val="99"/>
    <w:semiHidden/>
    <w:unhideWhenUsed/>
    <w:rsid w:val="00420B4C"/>
    <w:rPr>
      <w:color w:val="954F72" w:themeColor="followedHyperlink"/>
      <w:u w:val="single"/>
    </w:rPr>
  </w:style>
  <w:style w:type="paragraph" w:styleId="Inhopg3">
    <w:name w:val="toc 3"/>
    <w:basedOn w:val="Normaal"/>
    <w:next w:val="Normaal"/>
    <w:autoRedefine/>
    <w:uiPriority w:val="39"/>
    <w:unhideWhenUsed/>
    <w:rsid w:val="002821C8"/>
    <w:pPr>
      <w:spacing w:after="100"/>
      <w:ind w:left="400"/>
    </w:pPr>
  </w:style>
  <w:style w:type="paragraph" w:styleId="Revisie">
    <w:name w:val="Revision"/>
    <w:hidden/>
    <w:uiPriority w:val="99"/>
    <w:semiHidden/>
    <w:rsid w:val="00120A44"/>
    <w:pPr>
      <w:spacing w:after="0" w:line="240" w:lineRule="auto"/>
    </w:pPr>
    <w:rPr>
      <w:rFonts w:ascii="Times New Roman" w:eastAsia="Calibri" w:hAnsi="Times New Roman" w:cs="Times New Roman"/>
      <w:sz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next w:val="Geenafstand"/>
    <w:qFormat/>
    <w:rsid w:val="00B06EC4"/>
    <w:pPr>
      <w:spacing w:after="0" w:line="240" w:lineRule="auto"/>
    </w:pPr>
    <w:rPr>
      <w:rFonts w:ascii="Times New Roman" w:eastAsia="Calibri" w:hAnsi="Times New Roman" w:cs="Times New Roman"/>
      <w:sz w:val="20"/>
      <w:lang w:val="en-US"/>
    </w:rPr>
  </w:style>
  <w:style w:type="paragraph" w:styleId="Kop1">
    <w:name w:val="heading 1"/>
    <w:basedOn w:val="Normaal"/>
    <w:link w:val="Kop1Teken"/>
    <w:uiPriority w:val="99"/>
    <w:qFormat/>
    <w:rsid w:val="00B06EC4"/>
    <w:pPr>
      <w:spacing w:before="100" w:beforeAutospacing="1" w:after="100" w:afterAutospacing="1"/>
      <w:outlineLvl w:val="0"/>
    </w:pPr>
    <w:rPr>
      <w:rFonts w:eastAsia="Times New Roman"/>
      <w:b/>
      <w:bCs/>
      <w:kern w:val="36"/>
      <w:sz w:val="28"/>
      <w:szCs w:val="48"/>
      <w:lang w:val="nl-NL" w:eastAsia="nl-NL"/>
    </w:rPr>
  </w:style>
  <w:style w:type="paragraph" w:styleId="Kop2">
    <w:name w:val="heading 2"/>
    <w:basedOn w:val="Normaal"/>
    <w:next w:val="Normaal"/>
    <w:link w:val="Kop2Teken"/>
    <w:uiPriority w:val="99"/>
    <w:qFormat/>
    <w:rsid w:val="00B06EC4"/>
    <w:pPr>
      <w:keepNext/>
      <w:keepLines/>
      <w:spacing w:before="200"/>
      <w:outlineLvl w:val="1"/>
    </w:pPr>
    <w:rPr>
      <w:rFonts w:eastAsia="Times New Roman"/>
      <w:b/>
      <w:bCs/>
      <w:szCs w:val="26"/>
    </w:rPr>
  </w:style>
  <w:style w:type="paragraph" w:styleId="Kop3">
    <w:name w:val="heading 3"/>
    <w:basedOn w:val="Normaal"/>
    <w:next w:val="Normaal"/>
    <w:link w:val="Kop3Teken"/>
    <w:uiPriority w:val="9"/>
    <w:unhideWhenUsed/>
    <w:qFormat/>
    <w:rsid w:val="00FD121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Normaal"/>
    <w:next w:val="Normaal"/>
    <w:link w:val="Kop4Teken"/>
    <w:uiPriority w:val="9"/>
    <w:unhideWhenUsed/>
    <w:qFormat/>
    <w:rsid w:val="007640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9"/>
    <w:rsid w:val="00B06EC4"/>
    <w:rPr>
      <w:rFonts w:ascii="Times New Roman" w:eastAsia="Times New Roman" w:hAnsi="Times New Roman" w:cs="Times New Roman"/>
      <w:b/>
      <w:bCs/>
      <w:kern w:val="36"/>
      <w:sz w:val="28"/>
      <w:szCs w:val="48"/>
      <w:lang w:val="nl-NL" w:eastAsia="nl-NL"/>
    </w:rPr>
  </w:style>
  <w:style w:type="character" w:customStyle="1" w:styleId="Kop2Teken">
    <w:name w:val="Kop 2 Teken"/>
    <w:basedOn w:val="Standaardalinea-lettertype"/>
    <w:link w:val="Kop2"/>
    <w:uiPriority w:val="99"/>
    <w:rsid w:val="00B06EC4"/>
    <w:rPr>
      <w:rFonts w:ascii="Times New Roman" w:eastAsia="Times New Roman" w:hAnsi="Times New Roman" w:cs="Times New Roman"/>
      <w:b/>
      <w:bCs/>
      <w:sz w:val="20"/>
      <w:szCs w:val="26"/>
      <w:lang w:val="en-US"/>
    </w:rPr>
  </w:style>
  <w:style w:type="paragraph" w:styleId="Geenafstand">
    <w:name w:val="No Spacing"/>
    <w:uiPriority w:val="99"/>
    <w:qFormat/>
    <w:rsid w:val="00B06EC4"/>
    <w:pPr>
      <w:spacing w:after="0" w:line="240" w:lineRule="auto"/>
    </w:pPr>
    <w:rPr>
      <w:rFonts w:ascii="Times New Roman" w:eastAsia="Calibri" w:hAnsi="Times New Roman" w:cs="Times New Roman"/>
      <w:sz w:val="20"/>
      <w:lang w:val="en-US"/>
    </w:rPr>
  </w:style>
  <w:style w:type="character" w:customStyle="1" w:styleId="contentbody1">
    <w:name w:val="contentbody1"/>
    <w:basedOn w:val="Standaardalinea-lettertype"/>
    <w:uiPriority w:val="99"/>
    <w:rsid w:val="00B06EC4"/>
    <w:rPr>
      <w:rFonts w:cs="Times New Roman"/>
    </w:rPr>
  </w:style>
  <w:style w:type="character" w:customStyle="1" w:styleId="st">
    <w:name w:val="st"/>
    <w:basedOn w:val="Standaardalinea-lettertype"/>
    <w:uiPriority w:val="99"/>
    <w:rsid w:val="00B06EC4"/>
    <w:rPr>
      <w:rFonts w:cs="Times New Roman"/>
    </w:rPr>
  </w:style>
  <w:style w:type="character" w:customStyle="1" w:styleId="apple-converted-space">
    <w:name w:val="apple-converted-space"/>
    <w:basedOn w:val="Standaardalinea-lettertype"/>
    <w:rsid w:val="00B06EC4"/>
    <w:rPr>
      <w:rFonts w:cs="Times New Roman"/>
    </w:rPr>
  </w:style>
  <w:style w:type="character" w:customStyle="1" w:styleId="journaltitle">
    <w:name w:val="journaltitle"/>
    <w:basedOn w:val="Standaardalinea-lettertype"/>
    <w:uiPriority w:val="99"/>
    <w:rsid w:val="00B06EC4"/>
    <w:rPr>
      <w:rFonts w:cs="Times New Roman"/>
    </w:rPr>
  </w:style>
  <w:style w:type="character" w:customStyle="1" w:styleId="vol">
    <w:name w:val="vol"/>
    <w:basedOn w:val="Standaardalinea-lettertype"/>
    <w:uiPriority w:val="99"/>
    <w:rsid w:val="00B06EC4"/>
    <w:rPr>
      <w:rFonts w:cs="Times New Roman"/>
    </w:rPr>
  </w:style>
  <w:style w:type="character" w:customStyle="1" w:styleId="pagefirst">
    <w:name w:val="pagefirst"/>
    <w:basedOn w:val="Standaardalinea-lettertype"/>
    <w:uiPriority w:val="99"/>
    <w:rsid w:val="00B06EC4"/>
    <w:rPr>
      <w:rFonts w:cs="Times New Roman"/>
    </w:rPr>
  </w:style>
  <w:style w:type="character" w:customStyle="1" w:styleId="author">
    <w:name w:val="author"/>
    <w:basedOn w:val="Standaardalinea-lettertype"/>
    <w:uiPriority w:val="99"/>
    <w:rsid w:val="00B06EC4"/>
    <w:rPr>
      <w:rFonts w:cs="Times New Roman"/>
    </w:rPr>
  </w:style>
  <w:style w:type="character" w:customStyle="1" w:styleId="pubyear">
    <w:name w:val="pubyear"/>
    <w:basedOn w:val="Standaardalinea-lettertype"/>
    <w:uiPriority w:val="99"/>
    <w:rsid w:val="00B06EC4"/>
    <w:rPr>
      <w:rFonts w:cs="Times New Roman"/>
    </w:rPr>
  </w:style>
  <w:style w:type="character" w:customStyle="1" w:styleId="articletitle">
    <w:name w:val="articletitle"/>
    <w:basedOn w:val="Standaardalinea-lettertype"/>
    <w:uiPriority w:val="99"/>
    <w:rsid w:val="00B06EC4"/>
    <w:rPr>
      <w:rFonts w:cs="Times New Roman"/>
    </w:rPr>
  </w:style>
  <w:style w:type="character" w:styleId="Hyperlink">
    <w:name w:val="Hyperlink"/>
    <w:basedOn w:val="Standaardalinea-lettertype"/>
    <w:uiPriority w:val="99"/>
    <w:rsid w:val="00B06EC4"/>
    <w:rPr>
      <w:rFonts w:cs="Times New Roman"/>
      <w:color w:val="0000FF"/>
      <w:u w:val="single"/>
    </w:rPr>
  </w:style>
  <w:style w:type="character" w:customStyle="1" w:styleId="pagelast">
    <w:name w:val="pagelast"/>
    <w:basedOn w:val="Standaardalinea-lettertype"/>
    <w:uiPriority w:val="99"/>
    <w:rsid w:val="00B06EC4"/>
    <w:rPr>
      <w:rFonts w:cs="Times New Roman"/>
    </w:rPr>
  </w:style>
  <w:style w:type="paragraph" w:styleId="Kopvaninhoudsopgave">
    <w:name w:val="TOC Heading"/>
    <w:basedOn w:val="Kop1"/>
    <w:next w:val="Normaal"/>
    <w:uiPriority w:val="39"/>
    <w:qFormat/>
    <w:rsid w:val="00B06EC4"/>
    <w:pPr>
      <w:keepNext/>
      <w:keepLines/>
      <w:spacing w:before="480" w:beforeAutospacing="0" w:after="0" w:afterAutospacing="0" w:line="276" w:lineRule="auto"/>
      <w:outlineLvl w:val="9"/>
    </w:pPr>
    <w:rPr>
      <w:rFonts w:ascii="Calibri" w:hAnsi="Calibri"/>
      <w:color w:val="365F91"/>
      <w:kern w:val="0"/>
      <w:szCs w:val="28"/>
      <w:lang w:val="en-US" w:eastAsia="en-US"/>
    </w:rPr>
  </w:style>
  <w:style w:type="paragraph" w:styleId="Inhopg1">
    <w:name w:val="toc 1"/>
    <w:basedOn w:val="Normaal"/>
    <w:next w:val="Normaal"/>
    <w:uiPriority w:val="39"/>
    <w:rsid w:val="00B06EC4"/>
    <w:pPr>
      <w:spacing w:after="100"/>
    </w:pPr>
  </w:style>
  <w:style w:type="paragraph" w:styleId="Inhopg2">
    <w:name w:val="toc 2"/>
    <w:basedOn w:val="Normaal"/>
    <w:next w:val="Normaal"/>
    <w:uiPriority w:val="39"/>
    <w:rsid w:val="00B06EC4"/>
    <w:pPr>
      <w:spacing w:after="100"/>
      <w:ind w:left="200"/>
    </w:pPr>
  </w:style>
  <w:style w:type="paragraph" w:styleId="Titel">
    <w:name w:val="Title"/>
    <w:basedOn w:val="Normaal"/>
    <w:next w:val="Normaal"/>
    <w:link w:val="TitelTeken"/>
    <w:uiPriority w:val="10"/>
    <w:qFormat/>
    <w:rsid w:val="006D1336"/>
    <w:pPr>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6D1336"/>
    <w:rPr>
      <w:rFonts w:asciiTheme="majorHAnsi" w:eastAsiaTheme="majorEastAsia" w:hAnsiTheme="majorHAnsi" w:cstheme="majorBidi"/>
      <w:spacing w:val="-10"/>
      <w:kern w:val="28"/>
      <w:sz w:val="56"/>
      <w:szCs w:val="56"/>
      <w:lang w:val="en-US"/>
    </w:rPr>
  </w:style>
  <w:style w:type="paragraph" w:styleId="Subtitel">
    <w:name w:val="Subtitle"/>
    <w:basedOn w:val="Normaal"/>
    <w:next w:val="Normaal"/>
    <w:link w:val="SubtitelTeken"/>
    <w:uiPriority w:val="11"/>
    <w:qFormat/>
    <w:rsid w:val="006D1336"/>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elTeken">
    <w:name w:val="Subtitel Teken"/>
    <w:basedOn w:val="Standaardalinea-lettertype"/>
    <w:link w:val="Subtitel"/>
    <w:uiPriority w:val="11"/>
    <w:rsid w:val="006D1336"/>
    <w:rPr>
      <w:rFonts w:eastAsiaTheme="minorEastAsia"/>
      <w:color w:val="5A5A5A" w:themeColor="text1" w:themeTint="A5"/>
      <w:spacing w:val="15"/>
      <w:lang w:val="en-US"/>
    </w:rPr>
  </w:style>
  <w:style w:type="paragraph" w:styleId="Lijstalinea">
    <w:name w:val="List Paragraph"/>
    <w:basedOn w:val="Normaal"/>
    <w:uiPriority w:val="34"/>
    <w:qFormat/>
    <w:rsid w:val="00A074B3"/>
    <w:pPr>
      <w:ind w:left="720"/>
      <w:contextualSpacing/>
    </w:pPr>
  </w:style>
  <w:style w:type="character" w:styleId="Subtielebenadrukking">
    <w:name w:val="Subtle Emphasis"/>
    <w:basedOn w:val="Standaardalinea-lettertype"/>
    <w:uiPriority w:val="19"/>
    <w:qFormat/>
    <w:rsid w:val="00FD121B"/>
    <w:rPr>
      <w:i/>
      <w:iCs/>
      <w:color w:val="404040" w:themeColor="text1" w:themeTint="BF"/>
    </w:rPr>
  </w:style>
  <w:style w:type="character" w:customStyle="1" w:styleId="Kop3Teken">
    <w:name w:val="Kop 3 Teken"/>
    <w:basedOn w:val="Standaardalinea-lettertype"/>
    <w:link w:val="Kop3"/>
    <w:uiPriority w:val="9"/>
    <w:rsid w:val="00FD121B"/>
    <w:rPr>
      <w:rFonts w:asciiTheme="majorHAnsi" w:eastAsiaTheme="majorEastAsia" w:hAnsiTheme="majorHAnsi" w:cstheme="majorBidi"/>
      <w:color w:val="1F4D78" w:themeColor="accent1" w:themeShade="7F"/>
      <w:sz w:val="24"/>
      <w:szCs w:val="24"/>
      <w:lang w:val="en-US"/>
    </w:rPr>
  </w:style>
  <w:style w:type="character" w:customStyle="1" w:styleId="Kop4Teken">
    <w:name w:val="Kop 4 Teken"/>
    <w:basedOn w:val="Standaardalinea-lettertype"/>
    <w:link w:val="Kop4"/>
    <w:uiPriority w:val="9"/>
    <w:rsid w:val="007640B9"/>
    <w:rPr>
      <w:rFonts w:asciiTheme="majorHAnsi" w:eastAsiaTheme="majorEastAsia" w:hAnsiTheme="majorHAnsi" w:cstheme="majorBidi"/>
      <w:i/>
      <w:iCs/>
      <w:color w:val="2E74B5" w:themeColor="accent1" w:themeShade="BF"/>
      <w:sz w:val="20"/>
      <w:lang w:val="en-US"/>
    </w:rPr>
  </w:style>
  <w:style w:type="character" w:styleId="Nadruk">
    <w:name w:val="Emphasis"/>
    <w:basedOn w:val="Standaardalinea-lettertype"/>
    <w:uiPriority w:val="20"/>
    <w:qFormat/>
    <w:rsid w:val="00846EC5"/>
    <w:rPr>
      <w:i/>
      <w:iCs/>
    </w:rPr>
  </w:style>
  <w:style w:type="character" w:styleId="Zwaar">
    <w:name w:val="Strong"/>
    <w:basedOn w:val="Standaardalinea-lettertype"/>
    <w:uiPriority w:val="22"/>
    <w:qFormat/>
    <w:rsid w:val="00CA4B64"/>
    <w:rPr>
      <w:b/>
      <w:bCs/>
    </w:rPr>
  </w:style>
  <w:style w:type="character" w:styleId="Verwijzingopmerking">
    <w:name w:val="annotation reference"/>
    <w:basedOn w:val="Standaardalinea-lettertype"/>
    <w:uiPriority w:val="99"/>
    <w:semiHidden/>
    <w:unhideWhenUsed/>
    <w:rsid w:val="00B1163C"/>
    <w:rPr>
      <w:sz w:val="16"/>
      <w:szCs w:val="16"/>
    </w:rPr>
  </w:style>
  <w:style w:type="paragraph" w:styleId="Tekstopmerking">
    <w:name w:val="annotation text"/>
    <w:basedOn w:val="Normaal"/>
    <w:link w:val="TekstopmerkingTeken"/>
    <w:uiPriority w:val="99"/>
    <w:semiHidden/>
    <w:unhideWhenUsed/>
    <w:rsid w:val="00B1163C"/>
    <w:rPr>
      <w:szCs w:val="20"/>
    </w:rPr>
  </w:style>
  <w:style w:type="character" w:customStyle="1" w:styleId="TekstopmerkingTeken">
    <w:name w:val="Tekst opmerking Teken"/>
    <w:basedOn w:val="Standaardalinea-lettertype"/>
    <w:link w:val="Tekstopmerking"/>
    <w:uiPriority w:val="99"/>
    <w:semiHidden/>
    <w:rsid w:val="00B1163C"/>
    <w:rPr>
      <w:rFonts w:ascii="Times New Roman" w:eastAsia="Calibri" w:hAnsi="Times New Roman" w:cs="Times New Roman"/>
      <w:sz w:val="20"/>
      <w:szCs w:val="20"/>
      <w:lang w:val="en-US"/>
    </w:rPr>
  </w:style>
  <w:style w:type="paragraph" w:styleId="Onderwerpvanopmerking">
    <w:name w:val="annotation subject"/>
    <w:basedOn w:val="Tekstopmerking"/>
    <w:next w:val="Tekstopmerking"/>
    <w:link w:val="OnderwerpvanopmerkingTeken"/>
    <w:uiPriority w:val="99"/>
    <w:semiHidden/>
    <w:unhideWhenUsed/>
    <w:rsid w:val="00B1163C"/>
    <w:rPr>
      <w:b/>
      <w:bCs/>
    </w:rPr>
  </w:style>
  <w:style w:type="character" w:customStyle="1" w:styleId="OnderwerpvanopmerkingTeken">
    <w:name w:val="Onderwerp van opmerking Teken"/>
    <w:basedOn w:val="TekstopmerkingTeken"/>
    <w:link w:val="Onderwerpvanopmerking"/>
    <w:uiPriority w:val="99"/>
    <w:semiHidden/>
    <w:rsid w:val="00B1163C"/>
    <w:rPr>
      <w:rFonts w:ascii="Times New Roman" w:eastAsia="Calibri" w:hAnsi="Times New Roman" w:cs="Times New Roman"/>
      <w:b/>
      <w:bCs/>
      <w:sz w:val="20"/>
      <w:szCs w:val="20"/>
      <w:lang w:val="en-US"/>
    </w:rPr>
  </w:style>
  <w:style w:type="paragraph" w:styleId="Ballontekst">
    <w:name w:val="Balloon Text"/>
    <w:basedOn w:val="Normaal"/>
    <w:link w:val="BallontekstTeken"/>
    <w:uiPriority w:val="99"/>
    <w:semiHidden/>
    <w:unhideWhenUsed/>
    <w:rsid w:val="00B1163C"/>
    <w:rPr>
      <w:rFonts w:ascii="Segoe UI" w:hAnsi="Segoe UI" w:cs="Segoe UI"/>
      <w:sz w:val="18"/>
      <w:szCs w:val="18"/>
    </w:rPr>
  </w:style>
  <w:style w:type="character" w:customStyle="1" w:styleId="BallontekstTeken">
    <w:name w:val="Ballontekst Teken"/>
    <w:basedOn w:val="Standaardalinea-lettertype"/>
    <w:link w:val="Ballontekst"/>
    <w:uiPriority w:val="99"/>
    <w:semiHidden/>
    <w:rsid w:val="00B1163C"/>
    <w:rPr>
      <w:rFonts w:ascii="Segoe UI" w:eastAsia="Calibri" w:hAnsi="Segoe UI" w:cs="Segoe UI"/>
      <w:sz w:val="18"/>
      <w:szCs w:val="18"/>
      <w:lang w:val="en-US"/>
    </w:rPr>
  </w:style>
  <w:style w:type="paragraph" w:styleId="Normaalweb">
    <w:name w:val="Normal (Web)"/>
    <w:basedOn w:val="Normaal"/>
    <w:uiPriority w:val="99"/>
    <w:semiHidden/>
    <w:unhideWhenUsed/>
    <w:rsid w:val="001F75B6"/>
    <w:pPr>
      <w:spacing w:before="100" w:beforeAutospacing="1" w:after="100" w:afterAutospacing="1"/>
    </w:pPr>
    <w:rPr>
      <w:rFonts w:eastAsiaTheme="minorEastAsia"/>
      <w:sz w:val="24"/>
      <w:szCs w:val="24"/>
      <w:lang w:val="en-GB" w:eastAsia="en-GB"/>
    </w:rPr>
  </w:style>
  <w:style w:type="character" w:styleId="GevolgdeHyperlink">
    <w:name w:val="FollowedHyperlink"/>
    <w:basedOn w:val="Standaardalinea-lettertype"/>
    <w:uiPriority w:val="99"/>
    <w:semiHidden/>
    <w:unhideWhenUsed/>
    <w:rsid w:val="00420B4C"/>
    <w:rPr>
      <w:color w:val="954F72" w:themeColor="followedHyperlink"/>
      <w:u w:val="single"/>
    </w:rPr>
  </w:style>
  <w:style w:type="paragraph" w:styleId="Inhopg3">
    <w:name w:val="toc 3"/>
    <w:basedOn w:val="Normaal"/>
    <w:next w:val="Normaal"/>
    <w:autoRedefine/>
    <w:uiPriority w:val="39"/>
    <w:unhideWhenUsed/>
    <w:rsid w:val="002821C8"/>
    <w:pPr>
      <w:spacing w:after="100"/>
      <w:ind w:left="400"/>
    </w:pPr>
  </w:style>
  <w:style w:type="paragraph" w:styleId="Revisie">
    <w:name w:val="Revision"/>
    <w:hidden/>
    <w:uiPriority w:val="99"/>
    <w:semiHidden/>
    <w:rsid w:val="00120A44"/>
    <w:pPr>
      <w:spacing w:after="0" w:line="240" w:lineRule="auto"/>
    </w:pPr>
    <w:rPr>
      <w:rFonts w:ascii="Times New Roman" w:eastAsia="Calibri" w:hAnsi="Times New Roman" w:cs="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1678">
      <w:bodyDiv w:val="1"/>
      <w:marLeft w:val="0"/>
      <w:marRight w:val="0"/>
      <w:marTop w:val="0"/>
      <w:marBottom w:val="0"/>
      <w:divBdr>
        <w:top w:val="none" w:sz="0" w:space="0" w:color="auto"/>
        <w:left w:val="none" w:sz="0" w:space="0" w:color="auto"/>
        <w:bottom w:val="none" w:sz="0" w:space="0" w:color="auto"/>
        <w:right w:val="none" w:sz="0" w:space="0" w:color="auto"/>
      </w:divBdr>
    </w:div>
    <w:div w:id="64768063">
      <w:bodyDiv w:val="1"/>
      <w:marLeft w:val="0"/>
      <w:marRight w:val="0"/>
      <w:marTop w:val="0"/>
      <w:marBottom w:val="0"/>
      <w:divBdr>
        <w:top w:val="none" w:sz="0" w:space="0" w:color="auto"/>
        <w:left w:val="none" w:sz="0" w:space="0" w:color="auto"/>
        <w:bottom w:val="none" w:sz="0" w:space="0" w:color="auto"/>
        <w:right w:val="none" w:sz="0" w:space="0" w:color="auto"/>
      </w:divBdr>
    </w:div>
    <w:div w:id="93064356">
      <w:bodyDiv w:val="1"/>
      <w:marLeft w:val="0"/>
      <w:marRight w:val="0"/>
      <w:marTop w:val="0"/>
      <w:marBottom w:val="0"/>
      <w:divBdr>
        <w:top w:val="none" w:sz="0" w:space="0" w:color="auto"/>
        <w:left w:val="none" w:sz="0" w:space="0" w:color="auto"/>
        <w:bottom w:val="none" w:sz="0" w:space="0" w:color="auto"/>
        <w:right w:val="none" w:sz="0" w:space="0" w:color="auto"/>
      </w:divBdr>
    </w:div>
    <w:div w:id="103696028">
      <w:bodyDiv w:val="1"/>
      <w:marLeft w:val="0"/>
      <w:marRight w:val="0"/>
      <w:marTop w:val="0"/>
      <w:marBottom w:val="0"/>
      <w:divBdr>
        <w:top w:val="none" w:sz="0" w:space="0" w:color="auto"/>
        <w:left w:val="none" w:sz="0" w:space="0" w:color="auto"/>
        <w:bottom w:val="none" w:sz="0" w:space="0" w:color="auto"/>
        <w:right w:val="none" w:sz="0" w:space="0" w:color="auto"/>
      </w:divBdr>
    </w:div>
    <w:div w:id="156455881">
      <w:bodyDiv w:val="1"/>
      <w:marLeft w:val="0"/>
      <w:marRight w:val="0"/>
      <w:marTop w:val="0"/>
      <w:marBottom w:val="0"/>
      <w:divBdr>
        <w:top w:val="none" w:sz="0" w:space="0" w:color="auto"/>
        <w:left w:val="none" w:sz="0" w:space="0" w:color="auto"/>
        <w:bottom w:val="none" w:sz="0" w:space="0" w:color="auto"/>
        <w:right w:val="none" w:sz="0" w:space="0" w:color="auto"/>
      </w:divBdr>
    </w:div>
    <w:div w:id="498622825">
      <w:bodyDiv w:val="1"/>
      <w:marLeft w:val="0"/>
      <w:marRight w:val="0"/>
      <w:marTop w:val="0"/>
      <w:marBottom w:val="0"/>
      <w:divBdr>
        <w:top w:val="none" w:sz="0" w:space="0" w:color="auto"/>
        <w:left w:val="none" w:sz="0" w:space="0" w:color="auto"/>
        <w:bottom w:val="none" w:sz="0" w:space="0" w:color="auto"/>
        <w:right w:val="none" w:sz="0" w:space="0" w:color="auto"/>
      </w:divBdr>
    </w:div>
    <w:div w:id="545915098">
      <w:bodyDiv w:val="1"/>
      <w:marLeft w:val="0"/>
      <w:marRight w:val="0"/>
      <w:marTop w:val="0"/>
      <w:marBottom w:val="0"/>
      <w:divBdr>
        <w:top w:val="none" w:sz="0" w:space="0" w:color="auto"/>
        <w:left w:val="none" w:sz="0" w:space="0" w:color="auto"/>
        <w:bottom w:val="none" w:sz="0" w:space="0" w:color="auto"/>
        <w:right w:val="none" w:sz="0" w:space="0" w:color="auto"/>
      </w:divBdr>
    </w:div>
    <w:div w:id="582691479">
      <w:bodyDiv w:val="1"/>
      <w:marLeft w:val="0"/>
      <w:marRight w:val="0"/>
      <w:marTop w:val="0"/>
      <w:marBottom w:val="0"/>
      <w:divBdr>
        <w:top w:val="none" w:sz="0" w:space="0" w:color="auto"/>
        <w:left w:val="none" w:sz="0" w:space="0" w:color="auto"/>
        <w:bottom w:val="none" w:sz="0" w:space="0" w:color="auto"/>
        <w:right w:val="none" w:sz="0" w:space="0" w:color="auto"/>
      </w:divBdr>
    </w:div>
    <w:div w:id="664863969">
      <w:bodyDiv w:val="1"/>
      <w:marLeft w:val="0"/>
      <w:marRight w:val="0"/>
      <w:marTop w:val="0"/>
      <w:marBottom w:val="0"/>
      <w:divBdr>
        <w:top w:val="none" w:sz="0" w:space="0" w:color="auto"/>
        <w:left w:val="none" w:sz="0" w:space="0" w:color="auto"/>
        <w:bottom w:val="none" w:sz="0" w:space="0" w:color="auto"/>
        <w:right w:val="none" w:sz="0" w:space="0" w:color="auto"/>
      </w:divBdr>
      <w:divsChild>
        <w:div w:id="1046635797">
          <w:marLeft w:val="0"/>
          <w:marRight w:val="0"/>
          <w:marTop w:val="0"/>
          <w:marBottom w:val="0"/>
          <w:divBdr>
            <w:top w:val="none" w:sz="0" w:space="0" w:color="auto"/>
            <w:left w:val="none" w:sz="0" w:space="0" w:color="auto"/>
            <w:bottom w:val="none" w:sz="0" w:space="0" w:color="auto"/>
            <w:right w:val="none" w:sz="0" w:space="0" w:color="auto"/>
          </w:divBdr>
        </w:div>
        <w:div w:id="1840074600">
          <w:marLeft w:val="0"/>
          <w:marRight w:val="0"/>
          <w:marTop w:val="0"/>
          <w:marBottom w:val="0"/>
          <w:divBdr>
            <w:top w:val="none" w:sz="0" w:space="0" w:color="auto"/>
            <w:left w:val="none" w:sz="0" w:space="0" w:color="auto"/>
            <w:bottom w:val="none" w:sz="0" w:space="0" w:color="auto"/>
            <w:right w:val="none" w:sz="0" w:space="0" w:color="auto"/>
          </w:divBdr>
        </w:div>
        <w:div w:id="1781417213">
          <w:marLeft w:val="0"/>
          <w:marRight w:val="0"/>
          <w:marTop w:val="0"/>
          <w:marBottom w:val="0"/>
          <w:divBdr>
            <w:top w:val="none" w:sz="0" w:space="0" w:color="auto"/>
            <w:left w:val="none" w:sz="0" w:space="0" w:color="auto"/>
            <w:bottom w:val="none" w:sz="0" w:space="0" w:color="auto"/>
            <w:right w:val="none" w:sz="0" w:space="0" w:color="auto"/>
          </w:divBdr>
        </w:div>
        <w:div w:id="856430988">
          <w:marLeft w:val="0"/>
          <w:marRight w:val="0"/>
          <w:marTop w:val="0"/>
          <w:marBottom w:val="0"/>
          <w:divBdr>
            <w:top w:val="none" w:sz="0" w:space="0" w:color="auto"/>
            <w:left w:val="none" w:sz="0" w:space="0" w:color="auto"/>
            <w:bottom w:val="none" w:sz="0" w:space="0" w:color="auto"/>
            <w:right w:val="none" w:sz="0" w:space="0" w:color="auto"/>
          </w:divBdr>
        </w:div>
        <w:div w:id="449010410">
          <w:marLeft w:val="0"/>
          <w:marRight w:val="0"/>
          <w:marTop w:val="0"/>
          <w:marBottom w:val="0"/>
          <w:divBdr>
            <w:top w:val="none" w:sz="0" w:space="0" w:color="auto"/>
            <w:left w:val="none" w:sz="0" w:space="0" w:color="auto"/>
            <w:bottom w:val="none" w:sz="0" w:space="0" w:color="auto"/>
            <w:right w:val="none" w:sz="0" w:space="0" w:color="auto"/>
          </w:divBdr>
        </w:div>
        <w:div w:id="1855730281">
          <w:marLeft w:val="0"/>
          <w:marRight w:val="0"/>
          <w:marTop w:val="0"/>
          <w:marBottom w:val="0"/>
          <w:divBdr>
            <w:top w:val="none" w:sz="0" w:space="0" w:color="auto"/>
            <w:left w:val="none" w:sz="0" w:space="0" w:color="auto"/>
            <w:bottom w:val="none" w:sz="0" w:space="0" w:color="auto"/>
            <w:right w:val="none" w:sz="0" w:space="0" w:color="auto"/>
          </w:divBdr>
        </w:div>
        <w:div w:id="2109807787">
          <w:marLeft w:val="0"/>
          <w:marRight w:val="0"/>
          <w:marTop w:val="0"/>
          <w:marBottom w:val="0"/>
          <w:divBdr>
            <w:top w:val="none" w:sz="0" w:space="0" w:color="auto"/>
            <w:left w:val="none" w:sz="0" w:space="0" w:color="auto"/>
            <w:bottom w:val="none" w:sz="0" w:space="0" w:color="auto"/>
            <w:right w:val="none" w:sz="0" w:space="0" w:color="auto"/>
          </w:divBdr>
        </w:div>
        <w:div w:id="1867599650">
          <w:marLeft w:val="0"/>
          <w:marRight w:val="0"/>
          <w:marTop w:val="0"/>
          <w:marBottom w:val="0"/>
          <w:divBdr>
            <w:top w:val="none" w:sz="0" w:space="0" w:color="auto"/>
            <w:left w:val="none" w:sz="0" w:space="0" w:color="auto"/>
            <w:bottom w:val="none" w:sz="0" w:space="0" w:color="auto"/>
            <w:right w:val="none" w:sz="0" w:space="0" w:color="auto"/>
          </w:divBdr>
        </w:div>
        <w:div w:id="1485467958">
          <w:marLeft w:val="0"/>
          <w:marRight w:val="0"/>
          <w:marTop w:val="0"/>
          <w:marBottom w:val="0"/>
          <w:divBdr>
            <w:top w:val="none" w:sz="0" w:space="0" w:color="auto"/>
            <w:left w:val="none" w:sz="0" w:space="0" w:color="auto"/>
            <w:bottom w:val="none" w:sz="0" w:space="0" w:color="auto"/>
            <w:right w:val="none" w:sz="0" w:space="0" w:color="auto"/>
          </w:divBdr>
        </w:div>
        <w:div w:id="1074205221">
          <w:marLeft w:val="0"/>
          <w:marRight w:val="0"/>
          <w:marTop w:val="0"/>
          <w:marBottom w:val="0"/>
          <w:divBdr>
            <w:top w:val="none" w:sz="0" w:space="0" w:color="auto"/>
            <w:left w:val="none" w:sz="0" w:space="0" w:color="auto"/>
            <w:bottom w:val="none" w:sz="0" w:space="0" w:color="auto"/>
            <w:right w:val="none" w:sz="0" w:space="0" w:color="auto"/>
          </w:divBdr>
        </w:div>
        <w:div w:id="592906550">
          <w:marLeft w:val="0"/>
          <w:marRight w:val="0"/>
          <w:marTop w:val="0"/>
          <w:marBottom w:val="0"/>
          <w:divBdr>
            <w:top w:val="none" w:sz="0" w:space="0" w:color="auto"/>
            <w:left w:val="none" w:sz="0" w:space="0" w:color="auto"/>
            <w:bottom w:val="none" w:sz="0" w:space="0" w:color="auto"/>
            <w:right w:val="none" w:sz="0" w:space="0" w:color="auto"/>
          </w:divBdr>
        </w:div>
        <w:div w:id="1920479770">
          <w:marLeft w:val="0"/>
          <w:marRight w:val="0"/>
          <w:marTop w:val="0"/>
          <w:marBottom w:val="0"/>
          <w:divBdr>
            <w:top w:val="none" w:sz="0" w:space="0" w:color="auto"/>
            <w:left w:val="none" w:sz="0" w:space="0" w:color="auto"/>
            <w:bottom w:val="none" w:sz="0" w:space="0" w:color="auto"/>
            <w:right w:val="none" w:sz="0" w:space="0" w:color="auto"/>
          </w:divBdr>
        </w:div>
        <w:div w:id="914050557">
          <w:marLeft w:val="0"/>
          <w:marRight w:val="0"/>
          <w:marTop w:val="0"/>
          <w:marBottom w:val="0"/>
          <w:divBdr>
            <w:top w:val="none" w:sz="0" w:space="0" w:color="auto"/>
            <w:left w:val="none" w:sz="0" w:space="0" w:color="auto"/>
            <w:bottom w:val="none" w:sz="0" w:space="0" w:color="auto"/>
            <w:right w:val="none" w:sz="0" w:space="0" w:color="auto"/>
          </w:divBdr>
        </w:div>
        <w:div w:id="1976906943">
          <w:marLeft w:val="0"/>
          <w:marRight w:val="0"/>
          <w:marTop w:val="0"/>
          <w:marBottom w:val="0"/>
          <w:divBdr>
            <w:top w:val="none" w:sz="0" w:space="0" w:color="auto"/>
            <w:left w:val="none" w:sz="0" w:space="0" w:color="auto"/>
            <w:bottom w:val="none" w:sz="0" w:space="0" w:color="auto"/>
            <w:right w:val="none" w:sz="0" w:space="0" w:color="auto"/>
          </w:divBdr>
        </w:div>
        <w:div w:id="748894004">
          <w:marLeft w:val="0"/>
          <w:marRight w:val="0"/>
          <w:marTop w:val="0"/>
          <w:marBottom w:val="0"/>
          <w:divBdr>
            <w:top w:val="none" w:sz="0" w:space="0" w:color="auto"/>
            <w:left w:val="none" w:sz="0" w:space="0" w:color="auto"/>
            <w:bottom w:val="none" w:sz="0" w:space="0" w:color="auto"/>
            <w:right w:val="none" w:sz="0" w:space="0" w:color="auto"/>
          </w:divBdr>
        </w:div>
        <w:div w:id="1515801567">
          <w:marLeft w:val="0"/>
          <w:marRight w:val="0"/>
          <w:marTop w:val="0"/>
          <w:marBottom w:val="0"/>
          <w:divBdr>
            <w:top w:val="none" w:sz="0" w:space="0" w:color="auto"/>
            <w:left w:val="none" w:sz="0" w:space="0" w:color="auto"/>
            <w:bottom w:val="none" w:sz="0" w:space="0" w:color="auto"/>
            <w:right w:val="none" w:sz="0" w:space="0" w:color="auto"/>
          </w:divBdr>
        </w:div>
        <w:div w:id="1494108239">
          <w:marLeft w:val="0"/>
          <w:marRight w:val="0"/>
          <w:marTop w:val="0"/>
          <w:marBottom w:val="0"/>
          <w:divBdr>
            <w:top w:val="none" w:sz="0" w:space="0" w:color="auto"/>
            <w:left w:val="none" w:sz="0" w:space="0" w:color="auto"/>
            <w:bottom w:val="none" w:sz="0" w:space="0" w:color="auto"/>
            <w:right w:val="none" w:sz="0" w:space="0" w:color="auto"/>
          </w:divBdr>
        </w:div>
        <w:div w:id="513501767">
          <w:marLeft w:val="0"/>
          <w:marRight w:val="0"/>
          <w:marTop w:val="0"/>
          <w:marBottom w:val="0"/>
          <w:divBdr>
            <w:top w:val="none" w:sz="0" w:space="0" w:color="auto"/>
            <w:left w:val="none" w:sz="0" w:space="0" w:color="auto"/>
            <w:bottom w:val="none" w:sz="0" w:space="0" w:color="auto"/>
            <w:right w:val="none" w:sz="0" w:space="0" w:color="auto"/>
          </w:divBdr>
        </w:div>
        <w:div w:id="984747242">
          <w:marLeft w:val="0"/>
          <w:marRight w:val="0"/>
          <w:marTop w:val="0"/>
          <w:marBottom w:val="0"/>
          <w:divBdr>
            <w:top w:val="none" w:sz="0" w:space="0" w:color="auto"/>
            <w:left w:val="none" w:sz="0" w:space="0" w:color="auto"/>
            <w:bottom w:val="none" w:sz="0" w:space="0" w:color="auto"/>
            <w:right w:val="none" w:sz="0" w:space="0" w:color="auto"/>
          </w:divBdr>
        </w:div>
        <w:div w:id="1977635150">
          <w:marLeft w:val="0"/>
          <w:marRight w:val="0"/>
          <w:marTop w:val="0"/>
          <w:marBottom w:val="0"/>
          <w:divBdr>
            <w:top w:val="none" w:sz="0" w:space="0" w:color="auto"/>
            <w:left w:val="none" w:sz="0" w:space="0" w:color="auto"/>
            <w:bottom w:val="none" w:sz="0" w:space="0" w:color="auto"/>
            <w:right w:val="none" w:sz="0" w:space="0" w:color="auto"/>
          </w:divBdr>
        </w:div>
        <w:div w:id="789513747">
          <w:marLeft w:val="0"/>
          <w:marRight w:val="0"/>
          <w:marTop w:val="0"/>
          <w:marBottom w:val="0"/>
          <w:divBdr>
            <w:top w:val="none" w:sz="0" w:space="0" w:color="auto"/>
            <w:left w:val="none" w:sz="0" w:space="0" w:color="auto"/>
            <w:bottom w:val="none" w:sz="0" w:space="0" w:color="auto"/>
            <w:right w:val="none" w:sz="0" w:space="0" w:color="auto"/>
          </w:divBdr>
        </w:div>
        <w:div w:id="44569034">
          <w:marLeft w:val="0"/>
          <w:marRight w:val="0"/>
          <w:marTop w:val="0"/>
          <w:marBottom w:val="0"/>
          <w:divBdr>
            <w:top w:val="none" w:sz="0" w:space="0" w:color="auto"/>
            <w:left w:val="none" w:sz="0" w:space="0" w:color="auto"/>
            <w:bottom w:val="none" w:sz="0" w:space="0" w:color="auto"/>
            <w:right w:val="none" w:sz="0" w:space="0" w:color="auto"/>
          </w:divBdr>
        </w:div>
        <w:div w:id="1942099881">
          <w:marLeft w:val="0"/>
          <w:marRight w:val="0"/>
          <w:marTop w:val="0"/>
          <w:marBottom w:val="0"/>
          <w:divBdr>
            <w:top w:val="none" w:sz="0" w:space="0" w:color="auto"/>
            <w:left w:val="none" w:sz="0" w:space="0" w:color="auto"/>
            <w:bottom w:val="none" w:sz="0" w:space="0" w:color="auto"/>
            <w:right w:val="none" w:sz="0" w:space="0" w:color="auto"/>
          </w:divBdr>
        </w:div>
        <w:div w:id="967927906">
          <w:marLeft w:val="0"/>
          <w:marRight w:val="0"/>
          <w:marTop w:val="0"/>
          <w:marBottom w:val="0"/>
          <w:divBdr>
            <w:top w:val="none" w:sz="0" w:space="0" w:color="auto"/>
            <w:left w:val="none" w:sz="0" w:space="0" w:color="auto"/>
            <w:bottom w:val="none" w:sz="0" w:space="0" w:color="auto"/>
            <w:right w:val="none" w:sz="0" w:space="0" w:color="auto"/>
          </w:divBdr>
        </w:div>
        <w:div w:id="306975880">
          <w:marLeft w:val="0"/>
          <w:marRight w:val="0"/>
          <w:marTop w:val="0"/>
          <w:marBottom w:val="0"/>
          <w:divBdr>
            <w:top w:val="none" w:sz="0" w:space="0" w:color="auto"/>
            <w:left w:val="none" w:sz="0" w:space="0" w:color="auto"/>
            <w:bottom w:val="none" w:sz="0" w:space="0" w:color="auto"/>
            <w:right w:val="none" w:sz="0" w:space="0" w:color="auto"/>
          </w:divBdr>
        </w:div>
        <w:div w:id="1174296257">
          <w:marLeft w:val="0"/>
          <w:marRight w:val="0"/>
          <w:marTop w:val="0"/>
          <w:marBottom w:val="0"/>
          <w:divBdr>
            <w:top w:val="none" w:sz="0" w:space="0" w:color="auto"/>
            <w:left w:val="none" w:sz="0" w:space="0" w:color="auto"/>
            <w:bottom w:val="none" w:sz="0" w:space="0" w:color="auto"/>
            <w:right w:val="none" w:sz="0" w:space="0" w:color="auto"/>
          </w:divBdr>
        </w:div>
        <w:div w:id="1442455264">
          <w:marLeft w:val="0"/>
          <w:marRight w:val="0"/>
          <w:marTop w:val="0"/>
          <w:marBottom w:val="0"/>
          <w:divBdr>
            <w:top w:val="none" w:sz="0" w:space="0" w:color="auto"/>
            <w:left w:val="none" w:sz="0" w:space="0" w:color="auto"/>
            <w:bottom w:val="none" w:sz="0" w:space="0" w:color="auto"/>
            <w:right w:val="none" w:sz="0" w:space="0" w:color="auto"/>
          </w:divBdr>
        </w:div>
        <w:div w:id="2102139774">
          <w:marLeft w:val="0"/>
          <w:marRight w:val="0"/>
          <w:marTop w:val="0"/>
          <w:marBottom w:val="0"/>
          <w:divBdr>
            <w:top w:val="none" w:sz="0" w:space="0" w:color="auto"/>
            <w:left w:val="none" w:sz="0" w:space="0" w:color="auto"/>
            <w:bottom w:val="none" w:sz="0" w:space="0" w:color="auto"/>
            <w:right w:val="none" w:sz="0" w:space="0" w:color="auto"/>
          </w:divBdr>
        </w:div>
        <w:div w:id="911431712">
          <w:marLeft w:val="0"/>
          <w:marRight w:val="0"/>
          <w:marTop w:val="0"/>
          <w:marBottom w:val="0"/>
          <w:divBdr>
            <w:top w:val="none" w:sz="0" w:space="0" w:color="auto"/>
            <w:left w:val="none" w:sz="0" w:space="0" w:color="auto"/>
            <w:bottom w:val="none" w:sz="0" w:space="0" w:color="auto"/>
            <w:right w:val="none" w:sz="0" w:space="0" w:color="auto"/>
          </w:divBdr>
        </w:div>
        <w:div w:id="1832939222">
          <w:marLeft w:val="0"/>
          <w:marRight w:val="0"/>
          <w:marTop w:val="0"/>
          <w:marBottom w:val="0"/>
          <w:divBdr>
            <w:top w:val="none" w:sz="0" w:space="0" w:color="auto"/>
            <w:left w:val="none" w:sz="0" w:space="0" w:color="auto"/>
            <w:bottom w:val="none" w:sz="0" w:space="0" w:color="auto"/>
            <w:right w:val="none" w:sz="0" w:space="0" w:color="auto"/>
          </w:divBdr>
        </w:div>
        <w:div w:id="632366257">
          <w:marLeft w:val="0"/>
          <w:marRight w:val="0"/>
          <w:marTop w:val="0"/>
          <w:marBottom w:val="0"/>
          <w:divBdr>
            <w:top w:val="none" w:sz="0" w:space="0" w:color="auto"/>
            <w:left w:val="none" w:sz="0" w:space="0" w:color="auto"/>
            <w:bottom w:val="none" w:sz="0" w:space="0" w:color="auto"/>
            <w:right w:val="none" w:sz="0" w:space="0" w:color="auto"/>
          </w:divBdr>
        </w:div>
        <w:div w:id="637342455">
          <w:marLeft w:val="0"/>
          <w:marRight w:val="0"/>
          <w:marTop w:val="0"/>
          <w:marBottom w:val="0"/>
          <w:divBdr>
            <w:top w:val="none" w:sz="0" w:space="0" w:color="auto"/>
            <w:left w:val="none" w:sz="0" w:space="0" w:color="auto"/>
            <w:bottom w:val="none" w:sz="0" w:space="0" w:color="auto"/>
            <w:right w:val="none" w:sz="0" w:space="0" w:color="auto"/>
          </w:divBdr>
        </w:div>
        <w:div w:id="216085182">
          <w:marLeft w:val="0"/>
          <w:marRight w:val="0"/>
          <w:marTop w:val="0"/>
          <w:marBottom w:val="0"/>
          <w:divBdr>
            <w:top w:val="none" w:sz="0" w:space="0" w:color="auto"/>
            <w:left w:val="none" w:sz="0" w:space="0" w:color="auto"/>
            <w:bottom w:val="none" w:sz="0" w:space="0" w:color="auto"/>
            <w:right w:val="none" w:sz="0" w:space="0" w:color="auto"/>
          </w:divBdr>
        </w:div>
        <w:div w:id="780495300">
          <w:marLeft w:val="0"/>
          <w:marRight w:val="0"/>
          <w:marTop w:val="0"/>
          <w:marBottom w:val="0"/>
          <w:divBdr>
            <w:top w:val="none" w:sz="0" w:space="0" w:color="auto"/>
            <w:left w:val="none" w:sz="0" w:space="0" w:color="auto"/>
            <w:bottom w:val="none" w:sz="0" w:space="0" w:color="auto"/>
            <w:right w:val="none" w:sz="0" w:space="0" w:color="auto"/>
          </w:divBdr>
        </w:div>
        <w:div w:id="1002927199">
          <w:marLeft w:val="0"/>
          <w:marRight w:val="0"/>
          <w:marTop w:val="0"/>
          <w:marBottom w:val="0"/>
          <w:divBdr>
            <w:top w:val="none" w:sz="0" w:space="0" w:color="auto"/>
            <w:left w:val="none" w:sz="0" w:space="0" w:color="auto"/>
            <w:bottom w:val="none" w:sz="0" w:space="0" w:color="auto"/>
            <w:right w:val="none" w:sz="0" w:space="0" w:color="auto"/>
          </w:divBdr>
        </w:div>
        <w:div w:id="47192848">
          <w:marLeft w:val="0"/>
          <w:marRight w:val="0"/>
          <w:marTop w:val="0"/>
          <w:marBottom w:val="0"/>
          <w:divBdr>
            <w:top w:val="none" w:sz="0" w:space="0" w:color="auto"/>
            <w:left w:val="none" w:sz="0" w:space="0" w:color="auto"/>
            <w:bottom w:val="none" w:sz="0" w:space="0" w:color="auto"/>
            <w:right w:val="none" w:sz="0" w:space="0" w:color="auto"/>
          </w:divBdr>
        </w:div>
        <w:div w:id="1083185423">
          <w:marLeft w:val="0"/>
          <w:marRight w:val="0"/>
          <w:marTop w:val="0"/>
          <w:marBottom w:val="0"/>
          <w:divBdr>
            <w:top w:val="none" w:sz="0" w:space="0" w:color="auto"/>
            <w:left w:val="none" w:sz="0" w:space="0" w:color="auto"/>
            <w:bottom w:val="none" w:sz="0" w:space="0" w:color="auto"/>
            <w:right w:val="none" w:sz="0" w:space="0" w:color="auto"/>
          </w:divBdr>
        </w:div>
        <w:div w:id="1661805174">
          <w:marLeft w:val="0"/>
          <w:marRight w:val="0"/>
          <w:marTop w:val="0"/>
          <w:marBottom w:val="0"/>
          <w:divBdr>
            <w:top w:val="none" w:sz="0" w:space="0" w:color="auto"/>
            <w:left w:val="none" w:sz="0" w:space="0" w:color="auto"/>
            <w:bottom w:val="none" w:sz="0" w:space="0" w:color="auto"/>
            <w:right w:val="none" w:sz="0" w:space="0" w:color="auto"/>
          </w:divBdr>
        </w:div>
        <w:div w:id="618220572">
          <w:marLeft w:val="0"/>
          <w:marRight w:val="0"/>
          <w:marTop w:val="0"/>
          <w:marBottom w:val="0"/>
          <w:divBdr>
            <w:top w:val="none" w:sz="0" w:space="0" w:color="auto"/>
            <w:left w:val="none" w:sz="0" w:space="0" w:color="auto"/>
            <w:bottom w:val="none" w:sz="0" w:space="0" w:color="auto"/>
            <w:right w:val="none" w:sz="0" w:space="0" w:color="auto"/>
          </w:divBdr>
        </w:div>
        <w:div w:id="2078047365">
          <w:marLeft w:val="0"/>
          <w:marRight w:val="0"/>
          <w:marTop w:val="0"/>
          <w:marBottom w:val="0"/>
          <w:divBdr>
            <w:top w:val="none" w:sz="0" w:space="0" w:color="auto"/>
            <w:left w:val="none" w:sz="0" w:space="0" w:color="auto"/>
            <w:bottom w:val="none" w:sz="0" w:space="0" w:color="auto"/>
            <w:right w:val="none" w:sz="0" w:space="0" w:color="auto"/>
          </w:divBdr>
        </w:div>
        <w:div w:id="844368454">
          <w:marLeft w:val="0"/>
          <w:marRight w:val="0"/>
          <w:marTop w:val="0"/>
          <w:marBottom w:val="0"/>
          <w:divBdr>
            <w:top w:val="none" w:sz="0" w:space="0" w:color="auto"/>
            <w:left w:val="none" w:sz="0" w:space="0" w:color="auto"/>
            <w:bottom w:val="none" w:sz="0" w:space="0" w:color="auto"/>
            <w:right w:val="none" w:sz="0" w:space="0" w:color="auto"/>
          </w:divBdr>
        </w:div>
        <w:div w:id="969827648">
          <w:marLeft w:val="0"/>
          <w:marRight w:val="0"/>
          <w:marTop w:val="0"/>
          <w:marBottom w:val="0"/>
          <w:divBdr>
            <w:top w:val="none" w:sz="0" w:space="0" w:color="auto"/>
            <w:left w:val="none" w:sz="0" w:space="0" w:color="auto"/>
            <w:bottom w:val="none" w:sz="0" w:space="0" w:color="auto"/>
            <w:right w:val="none" w:sz="0" w:space="0" w:color="auto"/>
          </w:divBdr>
        </w:div>
        <w:div w:id="1594629951">
          <w:marLeft w:val="0"/>
          <w:marRight w:val="0"/>
          <w:marTop w:val="0"/>
          <w:marBottom w:val="0"/>
          <w:divBdr>
            <w:top w:val="none" w:sz="0" w:space="0" w:color="auto"/>
            <w:left w:val="none" w:sz="0" w:space="0" w:color="auto"/>
            <w:bottom w:val="none" w:sz="0" w:space="0" w:color="auto"/>
            <w:right w:val="none" w:sz="0" w:space="0" w:color="auto"/>
          </w:divBdr>
        </w:div>
        <w:div w:id="1143891205">
          <w:marLeft w:val="0"/>
          <w:marRight w:val="0"/>
          <w:marTop w:val="0"/>
          <w:marBottom w:val="0"/>
          <w:divBdr>
            <w:top w:val="none" w:sz="0" w:space="0" w:color="auto"/>
            <w:left w:val="none" w:sz="0" w:space="0" w:color="auto"/>
            <w:bottom w:val="none" w:sz="0" w:space="0" w:color="auto"/>
            <w:right w:val="none" w:sz="0" w:space="0" w:color="auto"/>
          </w:divBdr>
        </w:div>
        <w:div w:id="464739755">
          <w:marLeft w:val="0"/>
          <w:marRight w:val="0"/>
          <w:marTop w:val="0"/>
          <w:marBottom w:val="0"/>
          <w:divBdr>
            <w:top w:val="none" w:sz="0" w:space="0" w:color="auto"/>
            <w:left w:val="none" w:sz="0" w:space="0" w:color="auto"/>
            <w:bottom w:val="none" w:sz="0" w:space="0" w:color="auto"/>
            <w:right w:val="none" w:sz="0" w:space="0" w:color="auto"/>
          </w:divBdr>
        </w:div>
        <w:div w:id="110252402">
          <w:marLeft w:val="0"/>
          <w:marRight w:val="0"/>
          <w:marTop w:val="0"/>
          <w:marBottom w:val="0"/>
          <w:divBdr>
            <w:top w:val="none" w:sz="0" w:space="0" w:color="auto"/>
            <w:left w:val="none" w:sz="0" w:space="0" w:color="auto"/>
            <w:bottom w:val="none" w:sz="0" w:space="0" w:color="auto"/>
            <w:right w:val="none" w:sz="0" w:space="0" w:color="auto"/>
          </w:divBdr>
        </w:div>
        <w:div w:id="626936977">
          <w:marLeft w:val="0"/>
          <w:marRight w:val="0"/>
          <w:marTop w:val="0"/>
          <w:marBottom w:val="0"/>
          <w:divBdr>
            <w:top w:val="none" w:sz="0" w:space="0" w:color="auto"/>
            <w:left w:val="none" w:sz="0" w:space="0" w:color="auto"/>
            <w:bottom w:val="none" w:sz="0" w:space="0" w:color="auto"/>
            <w:right w:val="none" w:sz="0" w:space="0" w:color="auto"/>
          </w:divBdr>
        </w:div>
        <w:div w:id="1839230348">
          <w:marLeft w:val="0"/>
          <w:marRight w:val="0"/>
          <w:marTop w:val="0"/>
          <w:marBottom w:val="0"/>
          <w:divBdr>
            <w:top w:val="none" w:sz="0" w:space="0" w:color="auto"/>
            <w:left w:val="none" w:sz="0" w:space="0" w:color="auto"/>
            <w:bottom w:val="none" w:sz="0" w:space="0" w:color="auto"/>
            <w:right w:val="none" w:sz="0" w:space="0" w:color="auto"/>
          </w:divBdr>
        </w:div>
        <w:div w:id="1225724889">
          <w:marLeft w:val="0"/>
          <w:marRight w:val="0"/>
          <w:marTop w:val="0"/>
          <w:marBottom w:val="0"/>
          <w:divBdr>
            <w:top w:val="none" w:sz="0" w:space="0" w:color="auto"/>
            <w:left w:val="none" w:sz="0" w:space="0" w:color="auto"/>
            <w:bottom w:val="none" w:sz="0" w:space="0" w:color="auto"/>
            <w:right w:val="none" w:sz="0" w:space="0" w:color="auto"/>
          </w:divBdr>
        </w:div>
        <w:div w:id="2066835424">
          <w:marLeft w:val="0"/>
          <w:marRight w:val="0"/>
          <w:marTop w:val="0"/>
          <w:marBottom w:val="0"/>
          <w:divBdr>
            <w:top w:val="none" w:sz="0" w:space="0" w:color="auto"/>
            <w:left w:val="none" w:sz="0" w:space="0" w:color="auto"/>
            <w:bottom w:val="none" w:sz="0" w:space="0" w:color="auto"/>
            <w:right w:val="none" w:sz="0" w:space="0" w:color="auto"/>
          </w:divBdr>
        </w:div>
        <w:div w:id="870144243">
          <w:marLeft w:val="0"/>
          <w:marRight w:val="0"/>
          <w:marTop w:val="0"/>
          <w:marBottom w:val="0"/>
          <w:divBdr>
            <w:top w:val="none" w:sz="0" w:space="0" w:color="auto"/>
            <w:left w:val="none" w:sz="0" w:space="0" w:color="auto"/>
            <w:bottom w:val="none" w:sz="0" w:space="0" w:color="auto"/>
            <w:right w:val="none" w:sz="0" w:space="0" w:color="auto"/>
          </w:divBdr>
        </w:div>
        <w:div w:id="122233300">
          <w:marLeft w:val="0"/>
          <w:marRight w:val="0"/>
          <w:marTop w:val="0"/>
          <w:marBottom w:val="0"/>
          <w:divBdr>
            <w:top w:val="none" w:sz="0" w:space="0" w:color="auto"/>
            <w:left w:val="none" w:sz="0" w:space="0" w:color="auto"/>
            <w:bottom w:val="none" w:sz="0" w:space="0" w:color="auto"/>
            <w:right w:val="none" w:sz="0" w:space="0" w:color="auto"/>
          </w:divBdr>
        </w:div>
        <w:div w:id="1107235001">
          <w:marLeft w:val="0"/>
          <w:marRight w:val="0"/>
          <w:marTop w:val="0"/>
          <w:marBottom w:val="0"/>
          <w:divBdr>
            <w:top w:val="none" w:sz="0" w:space="0" w:color="auto"/>
            <w:left w:val="none" w:sz="0" w:space="0" w:color="auto"/>
            <w:bottom w:val="none" w:sz="0" w:space="0" w:color="auto"/>
            <w:right w:val="none" w:sz="0" w:space="0" w:color="auto"/>
          </w:divBdr>
        </w:div>
        <w:div w:id="433982471">
          <w:marLeft w:val="0"/>
          <w:marRight w:val="0"/>
          <w:marTop w:val="0"/>
          <w:marBottom w:val="0"/>
          <w:divBdr>
            <w:top w:val="none" w:sz="0" w:space="0" w:color="auto"/>
            <w:left w:val="none" w:sz="0" w:space="0" w:color="auto"/>
            <w:bottom w:val="none" w:sz="0" w:space="0" w:color="auto"/>
            <w:right w:val="none" w:sz="0" w:space="0" w:color="auto"/>
          </w:divBdr>
        </w:div>
        <w:div w:id="35088990">
          <w:marLeft w:val="0"/>
          <w:marRight w:val="0"/>
          <w:marTop w:val="0"/>
          <w:marBottom w:val="0"/>
          <w:divBdr>
            <w:top w:val="none" w:sz="0" w:space="0" w:color="auto"/>
            <w:left w:val="none" w:sz="0" w:space="0" w:color="auto"/>
            <w:bottom w:val="none" w:sz="0" w:space="0" w:color="auto"/>
            <w:right w:val="none" w:sz="0" w:space="0" w:color="auto"/>
          </w:divBdr>
        </w:div>
        <w:div w:id="1211721235">
          <w:marLeft w:val="0"/>
          <w:marRight w:val="0"/>
          <w:marTop w:val="0"/>
          <w:marBottom w:val="0"/>
          <w:divBdr>
            <w:top w:val="none" w:sz="0" w:space="0" w:color="auto"/>
            <w:left w:val="none" w:sz="0" w:space="0" w:color="auto"/>
            <w:bottom w:val="none" w:sz="0" w:space="0" w:color="auto"/>
            <w:right w:val="none" w:sz="0" w:space="0" w:color="auto"/>
          </w:divBdr>
        </w:div>
        <w:div w:id="66223546">
          <w:marLeft w:val="0"/>
          <w:marRight w:val="0"/>
          <w:marTop w:val="0"/>
          <w:marBottom w:val="0"/>
          <w:divBdr>
            <w:top w:val="none" w:sz="0" w:space="0" w:color="auto"/>
            <w:left w:val="none" w:sz="0" w:space="0" w:color="auto"/>
            <w:bottom w:val="none" w:sz="0" w:space="0" w:color="auto"/>
            <w:right w:val="none" w:sz="0" w:space="0" w:color="auto"/>
          </w:divBdr>
        </w:div>
        <w:div w:id="2077361247">
          <w:marLeft w:val="0"/>
          <w:marRight w:val="0"/>
          <w:marTop w:val="0"/>
          <w:marBottom w:val="0"/>
          <w:divBdr>
            <w:top w:val="none" w:sz="0" w:space="0" w:color="auto"/>
            <w:left w:val="none" w:sz="0" w:space="0" w:color="auto"/>
            <w:bottom w:val="none" w:sz="0" w:space="0" w:color="auto"/>
            <w:right w:val="none" w:sz="0" w:space="0" w:color="auto"/>
          </w:divBdr>
        </w:div>
        <w:div w:id="930548143">
          <w:marLeft w:val="0"/>
          <w:marRight w:val="0"/>
          <w:marTop w:val="0"/>
          <w:marBottom w:val="0"/>
          <w:divBdr>
            <w:top w:val="none" w:sz="0" w:space="0" w:color="auto"/>
            <w:left w:val="none" w:sz="0" w:space="0" w:color="auto"/>
            <w:bottom w:val="none" w:sz="0" w:space="0" w:color="auto"/>
            <w:right w:val="none" w:sz="0" w:space="0" w:color="auto"/>
          </w:divBdr>
        </w:div>
        <w:div w:id="102310602">
          <w:marLeft w:val="0"/>
          <w:marRight w:val="0"/>
          <w:marTop w:val="0"/>
          <w:marBottom w:val="0"/>
          <w:divBdr>
            <w:top w:val="none" w:sz="0" w:space="0" w:color="auto"/>
            <w:left w:val="none" w:sz="0" w:space="0" w:color="auto"/>
            <w:bottom w:val="none" w:sz="0" w:space="0" w:color="auto"/>
            <w:right w:val="none" w:sz="0" w:space="0" w:color="auto"/>
          </w:divBdr>
        </w:div>
        <w:div w:id="603344478">
          <w:marLeft w:val="0"/>
          <w:marRight w:val="0"/>
          <w:marTop w:val="0"/>
          <w:marBottom w:val="0"/>
          <w:divBdr>
            <w:top w:val="none" w:sz="0" w:space="0" w:color="auto"/>
            <w:left w:val="none" w:sz="0" w:space="0" w:color="auto"/>
            <w:bottom w:val="none" w:sz="0" w:space="0" w:color="auto"/>
            <w:right w:val="none" w:sz="0" w:space="0" w:color="auto"/>
          </w:divBdr>
        </w:div>
        <w:div w:id="359823668">
          <w:marLeft w:val="0"/>
          <w:marRight w:val="0"/>
          <w:marTop w:val="0"/>
          <w:marBottom w:val="0"/>
          <w:divBdr>
            <w:top w:val="none" w:sz="0" w:space="0" w:color="auto"/>
            <w:left w:val="none" w:sz="0" w:space="0" w:color="auto"/>
            <w:bottom w:val="none" w:sz="0" w:space="0" w:color="auto"/>
            <w:right w:val="none" w:sz="0" w:space="0" w:color="auto"/>
          </w:divBdr>
        </w:div>
        <w:div w:id="1763838523">
          <w:marLeft w:val="0"/>
          <w:marRight w:val="0"/>
          <w:marTop w:val="0"/>
          <w:marBottom w:val="0"/>
          <w:divBdr>
            <w:top w:val="none" w:sz="0" w:space="0" w:color="auto"/>
            <w:left w:val="none" w:sz="0" w:space="0" w:color="auto"/>
            <w:bottom w:val="none" w:sz="0" w:space="0" w:color="auto"/>
            <w:right w:val="none" w:sz="0" w:space="0" w:color="auto"/>
          </w:divBdr>
        </w:div>
        <w:div w:id="234512959">
          <w:marLeft w:val="0"/>
          <w:marRight w:val="0"/>
          <w:marTop w:val="0"/>
          <w:marBottom w:val="0"/>
          <w:divBdr>
            <w:top w:val="none" w:sz="0" w:space="0" w:color="auto"/>
            <w:left w:val="none" w:sz="0" w:space="0" w:color="auto"/>
            <w:bottom w:val="none" w:sz="0" w:space="0" w:color="auto"/>
            <w:right w:val="none" w:sz="0" w:space="0" w:color="auto"/>
          </w:divBdr>
        </w:div>
        <w:div w:id="761535826">
          <w:marLeft w:val="0"/>
          <w:marRight w:val="0"/>
          <w:marTop w:val="0"/>
          <w:marBottom w:val="0"/>
          <w:divBdr>
            <w:top w:val="none" w:sz="0" w:space="0" w:color="auto"/>
            <w:left w:val="none" w:sz="0" w:space="0" w:color="auto"/>
            <w:bottom w:val="none" w:sz="0" w:space="0" w:color="auto"/>
            <w:right w:val="none" w:sz="0" w:space="0" w:color="auto"/>
          </w:divBdr>
        </w:div>
        <w:div w:id="1370957434">
          <w:marLeft w:val="0"/>
          <w:marRight w:val="0"/>
          <w:marTop w:val="0"/>
          <w:marBottom w:val="0"/>
          <w:divBdr>
            <w:top w:val="none" w:sz="0" w:space="0" w:color="auto"/>
            <w:left w:val="none" w:sz="0" w:space="0" w:color="auto"/>
            <w:bottom w:val="none" w:sz="0" w:space="0" w:color="auto"/>
            <w:right w:val="none" w:sz="0" w:space="0" w:color="auto"/>
          </w:divBdr>
        </w:div>
        <w:div w:id="929385607">
          <w:marLeft w:val="0"/>
          <w:marRight w:val="0"/>
          <w:marTop w:val="0"/>
          <w:marBottom w:val="0"/>
          <w:divBdr>
            <w:top w:val="none" w:sz="0" w:space="0" w:color="auto"/>
            <w:left w:val="none" w:sz="0" w:space="0" w:color="auto"/>
            <w:bottom w:val="none" w:sz="0" w:space="0" w:color="auto"/>
            <w:right w:val="none" w:sz="0" w:space="0" w:color="auto"/>
          </w:divBdr>
        </w:div>
        <w:div w:id="1665014403">
          <w:marLeft w:val="0"/>
          <w:marRight w:val="0"/>
          <w:marTop w:val="0"/>
          <w:marBottom w:val="0"/>
          <w:divBdr>
            <w:top w:val="none" w:sz="0" w:space="0" w:color="auto"/>
            <w:left w:val="none" w:sz="0" w:space="0" w:color="auto"/>
            <w:bottom w:val="none" w:sz="0" w:space="0" w:color="auto"/>
            <w:right w:val="none" w:sz="0" w:space="0" w:color="auto"/>
          </w:divBdr>
        </w:div>
        <w:div w:id="901795416">
          <w:marLeft w:val="0"/>
          <w:marRight w:val="0"/>
          <w:marTop w:val="0"/>
          <w:marBottom w:val="0"/>
          <w:divBdr>
            <w:top w:val="none" w:sz="0" w:space="0" w:color="auto"/>
            <w:left w:val="none" w:sz="0" w:space="0" w:color="auto"/>
            <w:bottom w:val="none" w:sz="0" w:space="0" w:color="auto"/>
            <w:right w:val="none" w:sz="0" w:space="0" w:color="auto"/>
          </w:divBdr>
        </w:div>
      </w:divsChild>
    </w:div>
    <w:div w:id="731123910">
      <w:bodyDiv w:val="1"/>
      <w:marLeft w:val="0"/>
      <w:marRight w:val="0"/>
      <w:marTop w:val="0"/>
      <w:marBottom w:val="0"/>
      <w:divBdr>
        <w:top w:val="none" w:sz="0" w:space="0" w:color="auto"/>
        <w:left w:val="none" w:sz="0" w:space="0" w:color="auto"/>
        <w:bottom w:val="none" w:sz="0" w:space="0" w:color="auto"/>
        <w:right w:val="none" w:sz="0" w:space="0" w:color="auto"/>
      </w:divBdr>
    </w:div>
    <w:div w:id="888564898">
      <w:bodyDiv w:val="1"/>
      <w:marLeft w:val="0"/>
      <w:marRight w:val="0"/>
      <w:marTop w:val="0"/>
      <w:marBottom w:val="0"/>
      <w:divBdr>
        <w:top w:val="none" w:sz="0" w:space="0" w:color="auto"/>
        <w:left w:val="none" w:sz="0" w:space="0" w:color="auto"/>
        <w:bottom w:val="none" w:sz="0" w:space="0" w:color="auto"/>
        <w:right w:val="none" w:sz="0" w:space="0" w:color="auto"/>
      </w:divBdr>
    </w:div>
    <w:div w:id="1066804665">
      <w:bodyDiv w:val="1"/>
      <w:marLeft w:val="0"/>
      <w:marRight w:val="0"/>
      <w:marTop w:val="0"/>
      <w:marBottom w:val="0"/>
      <w:divBdr>
        <w:top w:val="none" w:sz="0" w:space="0" w:color="auto"/>
        <w:left w:val="none" w:sz="0" w:space="0" w:color="auto"/>
        <w:bottom w:val="none" w:sz="0" w:space="0" w:color="auto"/>
        <w:right w:val="none" w:sz="0" w:space="0" w:color="auto"/>
      </w:divBdr>
    </w:div>
    <w:div w:id="1118328669">
      <w:bodyDiv w:val="1"/>
      <w:marLeft w:val="0"/>
      <w:marRight w:val="0"/>
      <w:marTop w:val="0"/>
      <w:marBottom w:val="0"/>
      <w:divBdr>
        <w:top w:val="none" w:sz="0" w:space="0" w:color="auto"/>
        <w:left w:val="none" w:sz="0" w:space="0" w:color="auto"/>
        <w:bottom w:val="none" w:sz="0" w:space="0" w:color="auto"/>
        <w:right w:val="none" w:sz="0" w:space="0" w:color="auto"/>
      </w:divBdr>
      <w:divsChild>
        <w:div w:id="1040975913">
          <w:marLeft w:val="0"/>
          <w:marRight w:val="0"/>
          <w:marTop w:val="0"/>
          <w:marBottom w:val="0"/>
          <w:divBdr>
            <w:top w:val="none" w:sz="0" w:space="0" w:color="auto"/>
            <w:left w:val="none" w:sz="0" w:space="0" w:color="auto"/>
            <w:bottom w:val="none" w:sz="0" w:space="0" w:color="auto"/>
            <w:right w:val="none" w:sz="0" w:space="0" w:color="auto"/>
          </w:divBdr>
        </w:div>
        <w:div w:id="99420462">
          <w:marLeft w:val="0"/>
          <w:marRight w:val="0"/>
          <w:marTop w:val="0"/>
          <w:marBottom w:val="0"/>
          <w:divBdr>
            <w:top w:val="none" w:sz="0" w:space="0" w:color="auto"/>
            <w:left w:val="none" w:sz="0" w:space="0" w:color="auto"/>
            <w:bottom w:val="none" w:sz="0" w:space="0" w:color="auto"/>
            <w:right w:val="none" w:sz="0" w:space="0" w:color="auto"/>
          </w:divBdr>
        </w:div>
        <w:div w:id="786705794">
          <w:marLeft w:val="0"/>
          <w:marRight w:val="0"/>
          <w:marTop w:val="0"/>
          <w:marBottom w:val="0"/>
          <w:divBdr>
            <w:top w:val="none" w:sz="0" w:space="0" w:color="auto"/>
            <w:left w:val="none" w:sz="0" w:space="0" w:color="auto"/>
            <w:bottom w:val="none" w:sz="0" w:space="0" w:color="auto"/>
            <w:right w:val="none" w:sz="0" w:space="0" w:color="auto"/>
          </w:divBdr>
        </w:div>
        <w:div w:id="2013482842">
          <w:marLeft w:val="0"/>
          <w:marRight w:val="0"/>
          <w:marTop w:val="0"/>
          <w:marBottom w:val="0"/>
          <w:divBdr>
            <w:top w:val="none" w:sz="0" w:space="0" w:color="auto"/>
            <w:left w:val="none" w:sz="0" w:space="0" w:color="auto"/>
            <w:bottom w:val="none" w:sz="0" w:space="0" w:color="auto"/>
            <w:right w:val="none" w:sz="0" w:space="0" w:color="auto"/>
          </w:divBdr>
        </w:div>
        <w:div w:id="1371882530">
          <w:marLeft w:val="0"/>
          <w:marRight w:val="0"/>
          <w:marTop w:val="0"/>
          <w:marBottom w:val="0"/>
          <w:divBdr>
            <w:top w:val="none" w:sz="0" w:space="0" w:color="auto"/>
            <w:left w:val="none" w:sz="0" w:space="0" w:color="auto"/>
            <w:bottom w:val="none" w:sz="0" w:space="0" w:color="auto"/>
            <w:right w:val="none" w:sz="0" w:space="0" w:color="auto"/>
          </w:divBdr>
        </w:div>
        <w:div w:id="1941060741">
          <w:marLeft w:val="0"/>
          <w:marRight w:val="0"/>
          <w:marTop w:val="0"/>
          <w:marBottom w:val="0"/>
          <w:divBdr>
            <w:top w:val="none" w:sz="0" w:space="0" w:color="auto"/>
            <w:left w:val="none" w:sz="0" w:space="0" w:color="auto"/>
            <w:bottom w:val="none" w:sz="0" w:space="0" w:color="auto"/>
            <w:right w:val="none" w:sz="0" w:space="0" w:color="auto"/>
          </w:divBdr>
        </w:div>
        <w:div w:id="1493180939">
          <w:marLeft w:val="0"/>
          <w:marRight w:val="0"/>
          <w:marTop w:val="0"/>
          <w:marBottom w:val="0"/>
          <w:divBdr>
            <w:top w:val="none" w:sz="0" w:space="0" w:color="auto"/>
            <w:left w:val="none" w:sz="0" w:space="0" w:color="auto"/>
            <w:bottom w:val="none" w:sz="0" w:space="0" w:color="auto"/>
            <w:right w:val="none" w:sz="0" w:space="0" w:color="auto"/>
          </w:divBdr>
        </w:div>
        <w:div w:id="574779652">
          <w:marLeft w:val="0"/>
          <w:marRight w:val="0"/>
          <w:marTop w:val="0"/>
          <w:marBottom w:val="0"/>
          <w:divBdr>
            <w:top w:val="none" w:sz="0" w:space="0" w:color="auto"/>
            <w:left w:val="none" w:sz="0" w:space="0" w:color="auto"/>
            <w:bottom w:val="none" w:sz="0" w:space="0" w:color="auto"/>
            <w:right w:val="none" w:sz="0" w:space="0" w:color="auto"/>
          </w:divBdr>
        </w:div>
        <w:div w:id="1160854733">
          <w:marLeft w:val="0"/>
          <w:marRight w:val="0"/>
          <w:marTop w:val="0"/>
          <w:marBottom w:val="0"/>
          <w:divBdr>
            <w:top w:val="none" w:sz="0" w:space="0" w:color="auto"/>
            <w:left w:val="none" w:sz="0" w:space="0" w:color="auto"/>
            <w:bottom w:val="none" w:sz="0" w:space="0" w:color="auto"/>
            <w:right w:val="none" w:sz="0" w:space="0" w:color="auto"/>
          </w:divBdr>
        </w:div>
        <w:div w:id="664865654">
          <w:marLeft w:val="0"/>
          <w:marRight w:val="0"/>
          <w:marTop w:val="0"/>
          <w:marBottom w:val="0"/>
          <w:divBdr>
            <w:top w:val="none" w:sz="0" w:space="0" w:color="auto"/>
            <w:left w:val="none" w:sz="0" w:space="0" w:color="auto"/>
            <w:bottom w:val="none" w:sz="0" w:space="0" w:color="auto"/>
            <w:right w:val="none" w:sz="0" w:space="0" w:color="auto"/>
          </w:divBdr>
        </w:div>
        <w:div w:id="667635300">
          <w:marLeft w:val="0"/>
          <w:marRight w:val="0"/>
          <w:marTop w:val="0"/>
          <w:marBottom w:val="0"/>
          <w:divBdr>
            <w:top w:val="none" w:sz="0" w:space="0" w:color="auto"/>
            <w:left w:val="none" w:sz="0" w:space="0" w:color="auto"/>
            <w:bottom w:val="none" w:sz="0" w:space="0" w:color="auto"/>
            <w:right w:val="none" w:sz="0" w:space="0" w:color="auto"/>
          </w:divBdr>
        </w:div>
        <w:div w:id="1926186743">
          <w:marLeft w:val="0"/>
          <w:marRight w:val="0"/>
          <w:marTop w:val="0"/>
          <w:marBottom w:val="0"/>
          <w:divBdr>
            <w:top w:val="none" w:sz="0" w:space="0" w:color="auto"/>
            <w:left w:val="none" w:sz="0" w:space="0" w:color="auto"/>
            <w:bottom w:val="none" w:sz="0" w:space="0" w:color="auto"/>
            <w:right w:val="none" w:sz="0" w:space="0" w:color="auto"/>
          </w:divBdr>
        </w:div>
        <w:div w:id="132530578">
          <w:marLeft w:val="0"/>
          <w:marRight w:val="0"/>
          <w:marTop w:val="0"/>
          <w:marBottom w:val="0"/>
          <w:divBdr>
            <w:top w:val="none" w:sz="0" w:space="0" w:color="auto"/>
            <w:left w:val="none" w:sz="0" w:space="0" w:color="auto"/>
            <w:bottom w:val="none" w:sz="0" w:space="0" w:color="auto"/>
            <w:right w:val="none" w:sz="0" w:space="0" w:color="auto"/>
          </w:divBdr>
        </w:div>
        <w:div w:id="574701460">
          <w:marLeft w:val="0"/>
          <w:marRight w:val="0"/>
          <w:marTop w:val="0"/>
          <w:marBottom w:val="0"/>
          <w:divBdr>
            <w:top w:val="none" w:sz="0" w:space="0" w:color="auto"/>
            <w:left w:val="none" w:sz="0" w:space="0" w:color="auto"/>
            <w:bottom w:val="none" w:sz="0" w:space="0" w:color="auto"/>
            <w:right w:val="none" w:sz="0" w:space="0" w:color="auto"/>
          </w:divBdr>
        </w:div>
        <w:div w:id="958297412">
          <w:marLeft w:val="0"/>
          <w:marRight w:val="0"/>
          <w:marTop w:val="0"/>
          <w:marBottom w:val="0"/>
          <w:divBdr>
            <w:top w:val="none" w:sz="0" w:space="0" w:color="auto"/>
            <w:left w:val="none" w:sz="0" w:space="0" w:color="auto"/>
            <w:bottom w:val="none" w:sz="0" w:space="0" w:color="auto"/>
            <w:right w:val="none" w:sz="0" w:space="0" w:color="auto"/>
          </w:divBdr>
        </w:div>
        <w:div w:id="1368064590">
          <w:marLeft w:val="0"/>
          <w:marRight w:val="0"/>
          <w:marTop w:val="0"/>
          <w:marBottom w:val="0"/>
          <w:divBdr>
            <w:top w:val="none" w:sz="0" w:space="0" w:color="auto"/>
            <w:left w:val="none" w:sz="0" w:space="0" w:color="auto"/>
            <w:bottom w:val="none" w:sz="0" w:space="0" w:color="auto"/>
            <w:right w:val="none" w:sz="0" w:space="0" w:color="auto"/>
          </w:divBdr>
        </w:div>
        <w:div w:id="2137487048">
          <w:marLeft w:val="0"/>
          <w:marRight w:val="0"/>
          <w:marTop w:val="0"/>
          <w:marBottom w:val="0"/>
          <w:divBdr>
            <w:top w:val="none" w:sz="0" w:space="0" w:color="auto"/>
            <w:left w:val="none" w:sz="0" w:space="0" w:color="auto"/>
            <w:bottom w:val="none" w:sz="0" w:space="0" w:color="auto"/>
            <w:right w:val="none" w:sz="0" w:space="0" w:color="auto"/>
          </w:divBdr>
        </w:div>
        <w:div w:id="187717633">
          <w:marLeft w:val="0"/>
          <w:marRight w:val="0"/>
          <w:marTop w:val="0"/>
          <w:marBottom w:val="0"/>
          <w:divBdr>
            <w:top w:val="none" w:sz="0" w:space="0" w:color="auto"/>
            <w:left w:val="none" w:sz="0" w:space="0" w:color="auto"/>
            <w:bottom w:val="none" w:sz="0" w:space="0" w:color="auto"/>
            <w:right w:val="none" w:sz="0" w:space="0" w:color="auto"/>
          </w:divBdr>
        </w:div>
        <w:div w:id="887686545">
          <w:marLeft w:val="0"/>
          <w:marRight w:val="0"/>
          <w:marTop w:val="0"/>
          <w:marBottom w:val="0"/>
          <w:divBdr>
            <w:top w:val="none" w:sz="0" w:space="0" w:color="auto"/>
            <w:left w:val="none" w:sz="0" w:space="0" w:color="auto"/>
            <w:bottom w:val="none" w:sz="0" w:space="0" w:color="auto"/>
            <w:right w:val="none" w:sz="0" w:space="0" w:color="auto"/>
          </w:divBdr>
        </w:div>
        <w:div w:id="42533821">
          <w:marLeft w:val="0"/>
          <w:marRight w:val="0"/>
          <w:marTop w:val="0"/>
          <w:marBottom w:val="0"/>
          <w:divBdr>
            <w:top w:val="none" w:sz="0" w:space="0" w:color="auto"/>
            <w:left w:val="none" w:sz="0" w:space="0" w:color="auto"/>
            <w:bottom w:val="none" w:sz="0" w:space="0" w:color="auto"/>
            <w:right w:val="none" w:sz="0" w:space="0" w:color="auto"/>
          </w:divBdr>
        </w:div>
        <w:div w:id="1958414271">
          <w:marLeft w:val="0"/>
          <w:marRight w:val="0"/>
          <w:marTop w:val="0"/>
          <w:marBottom w:val="0"/>
          <w:divBdr>
            <w:top w:val="none" w:sz="0" w:space="0" w:color="auto"/>
            <w:left w:val="none" w:sz="0" w:space="0" w:color="auto"/>
            <w:bottom w:val="none" w:sz="0" w:space="0" w:color="auto"/>
            <w:right w:val="none" w:sz="0" w:space="0" w:color="auto"/>
          </w:divBdr>
        </w:div>
        <w:div w:id="1081835041">
          <w:marLeft w:val="0"/>
          <w:marRight w:val="0"/>
          <w:marTop w:val="0"/>
          <w:marBottom w:val="0"/>
          <w:divBdr>
            <w:top w:val="none" w:sz="0" w:space="0" w:color="auto"/>
            <w:left w:val="none" w:sz="0" w:space="0" w:color="auto"/>
            <w:bottom w:val="none" w:sz="0" w:space="0" w:color="auto"/>
            <w:right w:val="none" w:sz="0" w:space="0" w:color="auto"/>
          </w:divBdr>
        </w:div>
        <w:div w:id="1903829990">
          <w:marLeft w:val="0"/>
          <w:marRight w:val="0"/>
          <w:marTop w:val="0"/>
          <w:marBottom w:val="0"/>
          <w:divBdr>
            <w:top w:val="none" w:sz="0" w:space="0" w:color="auto"/>
            <w:left w:val="none" w:sz="0" w:space="0" w:color="auto"/>
            <w:bottom w:val="none" w:sz="0" w:space="0" w:color="auto"/>
            <w:right w:val="none" w:sz="0" w:space="0" w:color="auto"/>
          </w:divBdr>
        </w:div>
        <w:div w:id="809784486">
          <w:marLeft w:val="0"/>
          <w:marRight w:val="0"/>
          <w:marTop w:val="0"/>
          <w:marBottom w:val="0"/>
          <w:divBdr>
            <w:top w:val="none" w:sz="0" w:space="0" w:color="auto"/>
            <w:left w:val="none" w:sz="0" w:space="0" w:color="auto"/>
            <w:bottom w:val="none" w:sz="0" w:space="0" w:color="auto"/>
            <w:right w:val="none" w:sz="0" w:space="0" w:color="auto"/>
          </w:divBdr>
        </w:div>
        <w:div w:id="4942002">
          <w:marLeft w:val="0"/>
          <w:marRight w:val="0"/>
          <w:marTop w:val="0"/>
          <w:marBottom w:val="0"/>
          <w:divBdr>
            <w:top w:val="none" w:sz="0" w:space="0" w:color="auto"/>
            <w:left w:val="none" w:sz="0" w:space="0" w:color="auto"/>
            <w:bottom w:val="none" w:sz="0" w:space="0" w:color="auto"/>
            <w:right w:val="none" w:sz="0" w:space="0" w:color="auto"/>
          </w:divBdr>
        </w:div>
        <w:div w:id="512185048">
          <w:marLeft w:val="0"/>
          <w:marRight w:val="0"/>
          <w:marTop w:val="0"/>
          <w:marBottom w:val="0"/>
          <w:divBdr>
            <w:top w:val="none" w:sz="0" w:space="0" w:color="auto"/>
            <w:left w:val="none" w:sz="0" w:space="0" w:color="auto"/>
            <w:bottom w:val="none" w:sz="0" w:space="0" w:color="auto"/>
            <w:right w:val="none" w:sz="0" w:space="0" w:color="auto"/>
          </w:divBdr>
        </w:div>
        <w:div w:id="1242986707">
          <w:marLeft w:val="0"/>
          <w:marRight w:val="0"/>
          <w:marTop w:val="0"/>
          <w:marBottom w:val="0"/>
          <w:divBdr>
            <w:top w:val="none" w:sz="0" w:space="0" w:color="auto"/>
            <w:left w:val="none" w:sz="0" w:space="0" w:color="auto"/>
            <w:bottom w:val="none" w:sz="0" w:space="0" w:color="auto"/>
            <w:right w:val="none" w:sz="0" w:space="0" w:color="auto"/>
          </w:divBdr>
        </w:div>
        <w:div w:id="1573394667">
          <w:marLeft w:val="0"/>
          <w:marRight w:val="0"/>
          <w:marTop w:val="0"/>
          <w:marBottom w:val="0"/>
          <w:divBdr>
            <w:top w:val="none" w:sz="0" w:space="0" w:color="auto"/>
            <w:left w:val="none" w:sz="0" w:space="0" w:color="auto"/>
            <w:bottom w:val="none" w:sz="0" w:space="0" w:color="auto"/>
            <w:right w:val="none" w:sz="0" w:space="0" w:color="auto"/>
          </w:divBdr>
        </w:div>
        <w:div w:id="256403365">
          <w:marLeft w:val="0"/>
          <w:marRight w:val="0"/>
          <w:marTop w:val="0"/>
          <w:marBottom w:val="0"/>
          <w:divBdr>
            <w:top w:val="none" w:sz="0" w:space="0" w:color="auto"/>
            <w:left w:val="none" w:sz="0" w:space="0" w:color="auto"/>
            <w:bottom w:val="none" w:sz="0" w:space="0" w:color="auto"/>
            <w:right w:val="none" w:sz="0" w:space="0" w:color="auto"/>
          </w:divBdr>
        </w:div>
        <w:div w:id="1012532738">
          <w:marLeft w:val="0"/>
          <w:marRight w:val="0"/>
          <w:marTop w:val="0"/>
          <w:marBottom w:val="0"/>
          <w:divBdr>
            <w:top w:val="none" w:sz="0" w:space="0" w:color="auto"/>
            <w:left w:val="none" w:sz="0" w:space="0" w:color="auto"/>
            <w:bottom w:val="none" w:sz="0" w:space="0" w:color="auto"/>
            <w:right w:val="none" w:sz="0" w:space="0" w:color="auto"/>
          </w:divBdr>
        </w:div>
        <w:div w:id="91245928">
          <w:marLeft w:val="0"/>
          <w:marRight w:val="0"/>
          <w:marTop w:val="0"/>
          <w:marBottom w:val="0"/>
          <w:divBdr>
            <w:top w:val="none" w:sz="0" w:space="0" w:color="auto"/>
            <w:left w:val="none" w:sz="0" w:space="0" w:color="auto"/>
            <w:bottom w:val="none" w:sz="0" w:space="0" w:color="auto"/>
            <w:right w:val="none" w:sz="0" w:space="0" w:color="auto"/>
          </w:divBdr>
        </w:div>
        <w:div w:id="680203448">
          <w:marLeft w:val="0"/>
          <w:marRight w:val="0"/>
          <w:marTop w:val="0"/>
          <w:marBottom w:val="0"/>
          <w:divBdr>
            <w:top w:val="none" w:sz="0" w:space="0" w:color="auto"/>
            <w:left w:val="none" w:sz="0" w:space="0" w:color="auto"/>
            <w:bottom w:val="none" w:sz="0" w:space="0" w:color="auto"/>
            <w:right w:val="none" w:sz="0" w:space="0" w:color="auto"/>
          </w:divBdr>
        </w:div>
        <w:div w:id="1430655766">
          <w:marLeft w:val="0"/>
          <w:marRight w:val="0"/>
          <w:marTop w:val="0"/>
          <w:marBottom w:val="0"/>
          <w:divBdr>
            <w:top w:val="none" w:sz="0" w:space="0" w:color="auto"/>
            <w:left w:val="none" w:sz="0" w:space="0" w:color="auto"/>
            <w:bottom w:val="none" w:sz="0" w:space="0" w:color="auto"/>
            <w:right w:val="none" w:sz="0" w:space="0" w:color="auto"/>
          </w:divBdr>
        </w:div>
        <w:div w:id="1279410961">
          <w:marLeft w:val="0"/>
          <w:marRight w:val="0"/>
          <w:marTop w:val="0"/>
          <w:marBottom w:val="0"/>
          <w:divBdr>
            <w:top w:val="none" w:sz="0" w:space="0" w:color="auto"/>
            <w:left w:val="none" w:sz="0" w:space="0" w:color="auto"/>
            <w:bottom w:val="none" w:sz="0" w:space="0" w:color="auto"/>
            <w:right w:val="none" w:sz="0" w:space="0" w:color="auto"/>
          </w:divBdr>
        </w:div>
        <w:div w:id="270356799">
          <w:marLeft w:val="0"/>
          <w:marRight w:val="0"/>
          <w:marTop w:val="0"/>
          <w:marBottom w:val="0"/>
          <w:divBdr>
            <w:top w:val="none" w:sz="0" w:space="0" w:color="auto"/>
            <w:left w:val="none" w:sz="0" w:space="0" w:color="auto"/>
            <w:bottom w:val="none" w:sz="0" w:space="0" w:color="auto"/>
            <w:right w:val="none" w:sz="0" w:space="0" w:color="auto"/>
          </w:divBdr>
        </w:div>
        <w:div w:id="68617098">
          <w:marLeft w:val="0"/>
          <w:marRight w:val="0"/>
          <w:marTop w:val="0"/>
          <w:marBottom w:val="0"/>
          <w:divBdr>
            <w:top w:val="none" w:sz="0" w:space="0" w:color="auto"/>
            <w:left w:val="none" w:sz="0" w:space="0" w:color="auto"/>
            <w:bottom w:val="none" w:sz="0" w:space="0" w:color="auto"/>
            <w:right w:val="none" w:sz="0" w:space="0" w:color="auto"/>
          </w:divBdr>
        </w:div>
        <w:div w:id="1082917311">
          <w:marLeft w:val="0"/>
          <w:marRight w:val="0"/>
          <w:marTop w:val="0"/>
          <w:marBottom w:val="0"/>
          <w:divBdr>
            <w:top w:val="none" w:sz="0" w:space="0" w:color="auto"/>
            <w:left w:val="none" w:sz="0" w:space="0" w:color="auto"/>
            <w:bottom w:val="none" w:sz="0" w:space="0" w:color="auto"/>
            <w:right w:val="none" w:sz="0" w:space="0" w:color="auto"/>
          </w:divBdr>
        </w:div>
        <w:div w:id="136919160">
          <w:marLeft w:val="0"/>
          <w:marRight w:val="0"/>
          <w:marTop w:val="0"/>
          <w:marBottom w:val="0"/>
          <w:divBdr>
            <w:top w:val="none" w:sz="0" w:space="0" w:color="auto"/>
            <w:left w:val="none" w:sz="0" w:space="0" w:color="auto"/>
            <w:bottom w:val="none" w:sz="0" w:space="0" w:color="auto"/>
            <w:right w:val="none" w:sz="0" w:space="0" w:color="auto"/>
          </w:divBdr>
        </w:div>
        <w:div w:id="1928420870">
          <w:marLeft w:val="0"/>
          <w:marRight w:val="0"/>
          <w:marTop w:val="0"/>
          <w:marBottom w:val="0"/>
          <w:divBdr>
            <w:top w:val="none" w:sz="0" w:space="0" w:color="auto"/>
            <w:left w:val="none" w:sz="0" w:space="0" w:color="auto"/>
            <w:bottom w:val="none" w:sz="0" w:space="0" w:color="auto"/>
            <w:right w:val="none" w:sz="0" w:space="0" w:color="auto"/>
          </w:divBdr>
        </w:div>
        <w:div w:id="809441378">
          <w:marLeft w:val="0"/>
          <w:marRight w:val="0"/>
          <w:marTop w:val="0"/>
          <w:marBottom w:val="0"/>
          <w:divBdr>
            <w:top w:val="none" w:sz="0" w:space="0" w:color="auto"/>
            <w:left w:val="none" w:sz="0" w:space="0" w:color="auto"/>
            <w:bottom w:val="none" w:sz="0" w:space="0" w:color="auto"/>
            <w:right w:val="none" w:sz="0" w:space="0" w:color="auto"/>
          </w:divBdr>
        </w:div>
        <w:div w:id="1700202951">
          <w:marLeft w:val="0"/>
          <w:marRight w:val="0"/>
          <w:marTop w:val="0"/>
          <w:marBottom w:val="0"/>
          <w:divBdr>
            <w:top w:val="none" w:sz="0" w:space="0" w:color="auto"/>
            <w:left w:val="none" w:sz="0" w:space="0" w:color="auto"/>
            <w:bottom w:val="none" w:sz="0" w:space="0" w:color="auto"/>
            <w:right w:val="none" w:sz="0" w:space="0" w:color="auto"/>
          </w:divBdr>
        </w:div>
        <w:div w:id="449977344">
          <w:marLeft w:val="0"/>
          <w:marRight w:val="0"/>
          <w:marTop w:val="0"/>
          <w:marBottom w:val="0"/>
          <w:divBdr>
            <w:top w:val="none" w:sz="0" w:space="0" w:color="auto"/>
            <w:left w:val="none" w:sz="0" w:space="0" w:color="auto"/>
            <w:bottom w:val="none" w:sz="0" w:space="0" w:color="auto"/>
            <w:right w:val="none" w:sz="0" w:space="0" w:color="auto"/>
          </w:divBdr>
        </w:div>
        <w:div w:id="894194762">
          <w:marLeft w:val="0"/>
          <w:marRight w:val="0"/>
          <w:marTop w:val="0"/>
          <w:marBottom w:val="0"/>
          <w:divBdr>
            <w:top w:val="none" w:sz="0" w:space="0" w:color="auto"/>
            <w:left w:val="none" w:sz="0" w:space="0" w:color="auto"/>
            <w:bottom w:val="none" w:sz="0" w:space="0" w:color="auto"/>
            <w:right w:val="none" w:sz="0" w:space="0" w:color="auto"/>
          </w:divBdr>
        </w:div>
        <w:div w:id="958531966">
          <w:marLeft w:val="0"/>
          <w:marRight w:val="0"/>
          <w:marTop w:val="0"/>
          <w:marBottom w:val="0"/>
          <w:divBdr>
            <w:top w:val="none" w:sz="0" w:space="0" w:color="auto"/>
            <w:left w:val="none" w:sz="0" w:space="0" w:color="auto"/>
            <w:bottom w:val="none" w:sz="0" w:space="0" w:color="auto"/>
            <w:right w:val="none" w:sz="0" w:space="0" w:color="auto"/>
          </w:divBdr>
        </w:div>
        <w:div w:id="1126194004">
          <w:marLeft w:val="0"/>
          <w:marRight w:val="0"/>
          <w:marTop w:val="0"/>
          <w:marBottom w:val="0"/>
          <w:divBdr>
            <w:top w:val="none" w:sz="0" w:space="0" w:color="auto"/>
            <w:left w:val="none" w:sz="0" w:space="0" w:color="auto"/>
            <w:bottom w:val="none" w:sz="0" w:space="0" w:color="auto"/>
            <w:right w:val="none" w:sz="0" w:space="0" w:color="auto"/>
          </w:divBdr>
        </w:div>
        <w:div w:id="936714765">
          <w:marLeft w:val="0"/>
          <w:marRight w:val="0"/>
          <w:marTop w:val="0"/>
          <w:marBottom w:val="0"/>
          <w:divBdr>
            <w:top w:val="none" w:sz="0" w:space="0" w:color="auto"/>
            <w:left w:val="none" w:sz="0" w:space="0" w:color="auto"/>
            <w:bottom w:val="none" w:sz="0" w:space="0" w:color="auto"/>
            <w:right w:val="none" w:sz="0" w:space="0" w:color="auto"/>
          </w:divBdr>
        </w:div>
        <w:div w:id="1400402427">
          <w:marLeft w:val="0"/>
          <w:marRight w:val="0"/>
          <w:marTop w:val="0"/>
          <w:marBottom w:val="0"/>
          <w:divBdr>
            <w:top w:val="none" w:sz="0" w:space="0" w:color="auto"/>
            <w:left w:val="none" w:sz="0" w:space="0" w:color="auto"/>
            <w:bottom w:val="none" w:sz="0" w:space="0" w:color="auto"/>
            <w:right w:val="none" w:sz="0" w:space="0" w:color="auto"/>
          </w:divBdr>
        </w:div>
        <w:div w:id="1632512153">
          <w:marLeft w:val="0"/>
          <w:marRight w:val="0"/>
          <w:marTop w:val="0"/>
          <w:marBottom w:val="0"/>
          <w:divBdr>
            <w:top w:val="none" w:sz="0" w:space="0" w:color="auto"/>
            <w:left w:val="none" w:sz="0" w:space="0" w:color="auto"/>
            <w:bottom w:val="none" w:sz="0" w:space="0" w:color="auto"/>
            <w:right w:val="none" w:sz="0" w:space="0" w:color="auto"/>
          </w:divBdr>
        </w:div>
        <w:div w:id="61296959">
          <w:marLeft w:val="0"/>
          <w:marRight w:val="0"/>
          <w:marTop w:val="0"/>
          <w:marBottom w:val="0"/>
          <w:divBdr>
            <w:top w:val="none" w:sz="0" w:space="0" w:color="auto"/>
            <w:left w:val="none" w:sz="0" w:space="0" w:color="auto"/>
            <w:bottom w:val="none" w:sz="0" w:space="0" w:color="auto"/>
            <w:right w:val="none" w:sz="0" w:space="0" w:color="auto"/>
          </w:divBdr>
        </w:div>
        <w:div w:id="278417397">
          <w:marLeft w:val="0"/>
          <w:marRight w:val="0"/>
          <w:marTop w:val="0"/>
          <w:marBottom w:val="0"/>
          <w:divBdr>
            <w:top w:val="none" w:sz="0" w:space="0" w:color="auto"/>
            <w:left w:val="none" w:sz="0" w:space="0" w:color="auto"/>
            <w:bottom w:val="none" w:sz="0" w:space="0" w:color="auto"/>
            <w:right w:val="none" w:sz="0" w:space="0" w:color="auto"/>
          </w:divBdr>
        </w:div>
        <w:div w:id="100611610">
          <w:marLeft w:val="0"/>
          <w:marRight w:val="0"/>
          <w:marTop w:val="0"/>
          <w:marBottom w:val="0"/>
          <w:divBdr>
            <w:top w:val="none" w:sz="0" w:space="0" w:color="auto"/>
            <w:left w:val="none" w:sz="0" w:space="0" w:color="auto"/>
            <w:bottom w:val="none" w:sz="0" w:space="0" w:color="auto"/>
            <w:right w:val="none" w:sz="0" w:space="0" w:color="auto"/>
          </w:divBdr>
        </w:div>
        <w:div w:id="446972118">
          <w:marLeft w:val="0"/>
          <w:marRight w:val="0"/>
          <w:marTop w:val="0"/>
          <w:marBottom w:val="0"/>
          <w:divBdr>
            <w:top w:val="none" w:sz="0" w:space="0" w:color="auto"/>
            <w:left w:val="none" w:sz="0" w:space="0" w:color="auto"/>
            <w:bottom w:val="none" w:sz="0" w:space="0" w:color="auto"/>
            <w:right w:val="none" w:sz="0" w:space="0" w:color="auto"/>
          </w:divBdr>
        </w:div>
        <w:div w:id="1565337276">
          <w:marLeft w:val="0"/>
          <w:marRight w:val="0"/>
          <w:marTop w:val="0"/>
          <w:marBottom w:val="0"/>
          <w:divBdr>
            <w:top w:val="none" w:sz="0" w:space="0" w:color="auto"/>
            <w:left w:val="none" w:sz="0" w:space="0" w:color="auto"/>
            <w:bottom w:val="none" w:sz="0" w:space="0" w:color="auto"/>
            <w:right w:val="none" w:sz="0" w:space="0" w:color="auto"/>
          </w:divBdr>
        </w:div>
        <w:div w:id="347753885">
          <w:marLeft w:val="0"/>
          <w:marRight w:val="0"/>
          <w:marTop w:val="0"/>
          <w:marBottom w:val="0"/>
          <w:divBdr>
            <w:top w:val="none" w:sz="0" w:space="0" w:color="auto"/>
            <w:left w:val="none" w:sz="0" w:space="0" w:color="auto"/>
            <w:bottom w:val="none" w:sz="0" w:space="0" w:color="auto"/>
            <w:right w:val="none" w:sz="0" w:space="0" w:color="auto"/>
          </w:divBdr>
        </w:div>
        <w:div w:id="291398939">
          <w:marLeft w:val="0"/>
          <w:marRight w:val="0"/>
          <w:marTop w:val="0"/>
          <w:marBottom w:val="0"/>
          <w:divBdr>
            <w:top w:val="none" w:sz="0" w:space="0" w:color="auto"/>
            <w:left w:val="none" w:sz="0" w:space="0" w:color="auto"/>
            <w:bottom w:val="none" w:sz="0" w:space="0" w:color="auto"/>
            <w:right w:val="none" w:sz="0" w:space="0" w:color="auto"/>
          </w:divBdr>
        </w:div>
        <w:div w:id="1926719216">
          <w:marLeft w:val="0"/>
          <w:marRight w:val="0"/>
          <w:marTop w:val="0"/>
          <w:marBottom w:val="0"/>
          <w:divBdr>
            <w:top w:val="none" w:sz="0" w:space="0" w:color="auto"/>
            <w:left w:val="none" w:sz="0" w:space="0" w:color="auto"/>
            <w:bottom w:val="none" w:sz="0" w:space="0" w:color="auto"/>
            <w:right w:val="none" w:sz="0" w:space="0" w:color="auto"/>
          </w:divBdr>
        </w:div>
        <w:div w:id="642781204">
          <w:marLeft w:val="0"/>
          <w:marRight w:val="0"/>
          <w:marTop w:val="0"/>
          <w:marBottom w:val="0"/>
          <w:divBdr>
            <w:top w:val="none" w:sz="0" w:space="0" w:color="auto"/>
            <w:left w:val="none" w:sz="0" w:space="0" w:color="auto"/>
            <w:bottom w:val="none" w:sz="0" w:space="0" w:color="auto"/>
            <w:right w:val="none" w:sz="0" w:space="0" w:color="auto"/>
          </w:divBdr>
        </w:div>
      </w:divsChild>
    </w:div>
    <w:div w:id="1603144076">
      <w:bodyDiv w:val="1"/>
      <w:marLeft w:val="0"/>
      <w:marRight w:val="0"/>
      <w:marTop w:val="0"/>
      <w:marBottom w:val="0"/>
      <w:divBdr>
        <w:top w:val="none" w:sz="0" w:space="0" w:color="auto"/>
        <w:left w:val="none" w:sz="0" w:space="0" w:color="auto"/>
        <w:bottom w:val="none" w:sz="0" w:space="0" w:color="auto"/>
        <w:right w:val="none" w:sz="0" w:space="0" w:color="auto"/>
      </w:divBdr>
    </w:div>
    <w:div w:id="1717464587">
      <w:bodyDiv w:val="1"/>
      <w:marLeft w:val="0"/>
      <w:marRight w:val="0"/>
      <w:marTop w:val="0"/>
      <w:marBottom w:val="0"/>
      <w:divBdr>
        <w:top w:val="none" w:sz="0" w:space="0" w:color="auto"/>
        <w:left w:val="none" w:sz="0" w:space="0" w:color="auto"/>
        <w:bottom w:val="none" w:sz="0" w:space="0" w:color="auto"/>
        <w:right w:val="none" w:sz="0" w:space="0" w:color="auto"/>
      </w:divBdr>
    </w:div>
    <w:div w:id="1973171683">
      <w:bodyDiv w:val="1"/>
      <w:marLeft w:val="0"/>
      <w:marRight w:val="0"/>
      <w:marTop w:val="0"/>
      <w:marBottom w:val="0"/>
      <w:divBdr>
        <w:top w:val="none" w:sz="0" w:space="0" w:color="auto"/>
        <w:left w:val="none" w:sz="0" w:space="0" w:color="auto"/>
        <w:bottom w:val="none" w:sz="0" w:space="0" w:color="auto"/>
        <w:right w:val="none" w:sz="0" w:space="0" w:color="auto"/>
      </w:divBdr>
    </w:div>
    <w:div w:id="19765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hyperlink" Target="http://www.synthesys.info" TargetMode="External"/><Relationship Id="rId15" Type="http://schemas.openxmlformats.org/officeDocument/2006/relationships/hyperlink" Target="http://(Staats" TargetMode="Externa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comments" Target="comments.xml"/><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2B13-F668-2243-8189-B5CE1AE4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19</Pages>
  <Words>6872</Words>
  <Characters>37802</Characters>
  <Application>Microsoft Macintosh Word</Application>
  <DocSecurity>0</DocSecurity>
  <Lines>315</Lines>
  <Paragraphs>89</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44585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Faillace Thiesen</dc:creator>
  <cp:lastModifiedBy>Vos, R.A.</cp:lastModifiedBy>
  <cp:revision>34</cp:revision>
  <cp:lastPrinted>2014-03-30T21:01:00Z</cp:lastPrinted>
  <dcterms:created xsi:type="dcterms:W3CDTF">2014-04-03T09:01:00Z</dcterms:created>
  <dcterms:modified xsi:type="dcterms:W3CDTF">2014-04-14T10:48:00Z</dcterms:modified>
</cp:coreProperties>
</file>